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EB6D" w14:textId="77777777" w:rsidR="003042E7" w:rsidRDefault="003042E7" w:rsidP="003042E7">
      <w:pPr>
        <w:jc w:val="center"/>
        <w:rPr>
          <w:spacing w:val="30"/>
          <w:sz w:val="32"/>
        </w:rPr>
      </w:pPr>
    </w:p>
    <w:p w14:paraId="5D3D982D" w14:textId="7D4CE6BA" w:rsidR="003042E7" w:rsidRDefault="00020888" w:rsidP="003042E7">
      <w:pPr>
        <w:spacing w:line="240" w:lineRule="auto"/>
        <w:jc w:val="center"/>
        <w:rPr>
          <w:spacing w:val="30"/>
        </w:rPr>
      </w:pPr>
      <w:r>
        <w:rPr>
          <w:spacing w:val="30"/>
          <w:sz w:val="32"/>
        </w:rPr>
        <w:t xml:space="preserve">UNIWERSYTET WSB MERITO </w:t>
      </w:r>
      <w:r w:rsidR="003042E7">
        <w:rPr>
          <w:spacing w:val="30"/>
          <w:sz w:val="32"/>
        </w:rPr>
        <w:t xml:space="preserve">W GDAŃSKU </w:t>
      </w:r>
    </w:p>
    <w:p w14:paraId="1F03DF8D" w14:textId="77777777" w:rsidR="003042E7" w:rsidRPr="005A0726" w:rsidRDefault="003042E7" w:rsidP="003042E7">
      <w:pPr>
        <w:spacing w:line="240" w:lineRule="auto"/>
        <w:jc w:val="center"/>
        <w:rPr>
          <w:color w:val="FF0000"/>
          <w:spacing w:val="30"/>
        </w:rPr>
      </w:pPr>
      <w:r>
        <w:rPr>
          <w:spacing w:val="30"/>
          <w:sz w:val="28"/>
          <w:szCs w:val="28"/>
        </w:rPr>
        <w:t xml:space="preserve">WYDZIAŁ INFORMATYKI I NOWYCH </w:t>
      </w:r>
      <w:r>
        <w:rPr>
          <w:spacing w:val="30"/>
          <w:sz w:val="28"/>
          <w:szCs w:val="28"/>
        </w:rPr>
        <w:br/>
        <w:t>TECHNOLOGII</w:t>
      </w:r>
    </w:p>
    <w:p w14:paraId="72A3D898" w14:textId="77777777" w:rsidR="003042E7" w:rsidRDefault="003042E7" w:rsidP="003042E7">
      <w:pPr>
        <w:spacing w:line="240" w:lineRule="auto"/>
        <w:jc w:val="center"/>
      </w:pPr>
    </w:p>
    <w:p w14:paraId="12B93E26" w14:textId="77777777" w:rsidR="003042E7" w:rsidRDefault="003042E7" w:rsidP="003042E7">
      <w:pPr>
        <w:spacing w:line="240" w:lineRule="auto"/>
        <w:jc w:val="center"/>
      </w:pPr>
    </w:p>
    <w:p w14:paraId="67920641" w14:textId="77777777" w:rsidR="003042E7" w:rsidRDefault="003042E7" w:rsidP="003042E7">
      <w:pPr>
        <w:spacing w:line="240" w:lineRule="auto"/>
        <w:jc w:val="center"/>
      </w:pPr>
    </w:p>
    <w:p w14:paraId="6806CC45" w14:textId="77777777" w:rsidR="003042E7" w:rsidRDefault="003042E7" w:rsidP="003042E7">
      <w:pPr>
        <w:spacing w:line="240" w:lineRule="auto"/>
        <w:jc w:val="center"/>
      </w:pPr>
    </w:p>
    <w:p w14:paraId="67D7590B" w14:textId="77777777" w:rsidR="003042E7" w:rsidRDefault="003042E7" w:rsidP="003042E7">
      <w:pPr>
        <w:spacing w:line="240" w:lineRule="auto"/>
      </w:pPr>
    </w:p>
    <w:p w14:paraId="4B7FDD00" w14:textId="77777777" w:rsidR="003042E7" w:rsidRDefault="003042E7" w:rsidP="003042E7">
      <w:pPr>
        <w:spacing w:line="240" w:lineRule="auto"/>
        <w:jc w:val="center"/>
      </w:pPr>
    </w:p>
    <w:p w14:paraId="034E3952" w14:textId="77777777" w:rsidR="003042E7" w:rsidRDefault="003042E7" w:rsidP="003042E7">
      <w:pPr>
        <w:spacing w:line="240" w:lineRule="auto"/>
        <w:jc w:val="center"/>
      </w:pPr>
    </w:p>
    <w:p w14:paraId="6AF9BCFA" w14:textId="77777777" w:rsidR="003042E7" w:rsidRDefault="003042E7" w:rsidP="003042E7">
      <w:pPr>
        <w:spacing w:line="240" w:lineRule="auto"/>
        <w:jc w:val="center"/>
      </w:pPr>
    </w:p>
    <w:p w14:paraId="09D3B9E3" w14:textId="77777777" w:rsidR="003042E7" w:rsidRPr="005A0726" w:rsidRDefault="003042E7" w:rsidP="003042E7">
      <w:pPr>
        <w:spacing w:line="240" w:lineRule="auto"/>
        <w:jc w:val="center"/>
        <w:rPr>
          <w:color w:val="FF0000"/>
        </w:rPr>
      </w:pPr>
    </w:p>
    <w:p w14:paraId="1A8EF5A3" w14:textId="77777777" w:rsidR="003042E7" w:rsidRDefault="003042E7" w:rsidP="003042E7">
      <w:pPr>
        <w:spacing w:line="240" w:lineRule="auto"/>
        <w:jc w:val="center"/>
      </w:pPr>
    </w:p>
    <w:p w14:paraId="79721C38" w14:textId="77777777" w:rsidR="003042E7" w:rsidRDefault="003042E7" w:rsidP="003042E7">
      <w:pPr>
        <w:spacing w:line="240" w:lineRule="auto"/>
        <w:jc w:val="center"/>
      </w:pPr>
    </w:p>
    <w:p w14:paraId="29B17E6A" w14:textId="77777777" w:rsidR="003042E7" w:rsidRDefault="003042E7" w:rsidP="003042E7">
      <w:pPr>
        <w:spacing w:line="240" w:lineRule="auto"/>
        <w:jc w:val="center"/>
      </w:pPr>
    </w:p>
    <w:p w14:paraId="194B7BE8" w14:textId="77777777" w:rsidR="003042E7" w:rsidRDefault="003042E7" w:rsidP="003042E7">
      <w:pPr>
        <w:spacing w:line="240" w:lineRule="auto"/>
        <w:jc w:val="center"/>
        <w:rPr>
          <w:b/>
          <w:sz w:val="32"/>
        </w:rPr>
      </w:pPr>
    </w:p>
    <w:p w14:paraId="7FDD2D1F" w14:textId="1C9C33C2" w:rsidR="003042E7" w:rsidRPr="005A0726" w:rsidRDefault="00206D75" w:rsidP="003042E7">
      <w:pPr>
        <w:spacing w:line="240" w:lineRule="auto"/>
        <w:jc w:val="center"/>
        <w:rPr>
          <w:color w:val="FF0000"/>
          <w:spacing w:val="20"/>
        </w:rPr>
      </w:pPr>
      <w:commentRangeStart w:id="1"/>
      <w:r>
        <w:rPr>
          <w:b/>
          <w:spacing w:val="20"/>
          <w:sz w:val="40"/>
          <w:szCs w:val="40"/>
        </w:rPr>
        <w:t xml:space="preserve">ANALIZA PORÓWNAWCZA </w:t>
      </w:r>
      <w:r w:rsidR="005962F6">
        <w:rPr>
          <w:b/>
          <w:spacing w:val="20"/>
          <w:sz w:val="40"/>
          <w:szCs w:val="40"/>
        </w:rPr>
        <w:t xml:space="preserve">KONWOLUCYJNYCH </w:t>
      </w:r>
      <w:r>
        <w:rPr>
          <w:b/>
          <w:spacing w:val="20"/>
          <w:sz w:val="40"/>
          <w:szCs w:val="40"/>
        </w:rPr>
        <w:t xml:space="preserve">SIECI NEURONOWYCH </w:t>
      </w:r>
      <w:del w:id="2" w:author="Marek Małek" w:date="2024-01-31T17:00:00Z">
        <w:r w:rsidDel="009E00D5">
          <w:rPr>
            <w:b/>
            <w:spacing w:val="20"/>
            <w:sz w:val="40"/>
            <w:szCs w:val="40"/>
          </w:rPr>
          <w:delText>INCEPTION RESNET V2 I XCEPTION</w:delText>
        </w:r>
        <w:r w:rsidR="005962F6" w:rsidDel="009E00D5">
          <w:rPr>
            <w:b/>
            <w:spacing w:val="20"/>
            <w:sz w:val="40"/>
            <w:szCs w:val="40"/>
          </w:rPr>
          <w:delText xml:space="preserve"> </w:delText>
        </w:r>
        <w:r w:rsidR="00981205" w:rsidDel="009E00D5">
          <w:rPr>
            <w:b/>
            <w:spacing w:val="20"/>
            <w:sz w:val="40"/>
            <w:szCs w:val="40"/>
          </w:rPr>
          <w:delText xml:space="preserve">W ZASTOSOWANIU ICH DO </w:delText>
        </w:r>
        <w:r w:rsidR="005962F6" w:rsidDel="009E00D5">
          <w:rPr>
            <w:b/>
            <w:spacing w:val="20"/>
            <w:sz w:val="40"/>
            <w:szCs w:val="40"/>
          </w:rPr>
          <w:delText>KATEGORYZOWANIA ZMIAN SKÓRNYCH</w:delText>
        </w:r>
      </w:del>
      <w:ins w:id="3" w:author="Marek Małek" w:date="2024-01-31T17:00:00Z">
        <w:r w:rsidR="009E00D5">
          <w:rPr>
            <w:b/>
            <w:spacing w:val="20"/>
            <w:sz w:val="40"/>
            <w:szCs w:val="40"/>
          </w:rPr>
          <w:t>W ROZPOZNAWANIU ZMIAN SKÓRNYCH</w:t>
        </w:r>
      </w:ins>
      <w:r w:rsidR="003042E7" w:rsidRPr="005A0726">
        <w:rPr>
          <w:color w:val="FF0000"/>
          <w:spacing w:val="20"/>
        </w:rPr>
        <w:t xml:space="preserve"> </w:t>
      </w:r>
      <w:commentRangeEnd w:id="1"/>
      <w:r w:rsidR="00D41AE1">
        <w:rPr>
          <w:rStyle w:val="Odwoaniedokomentarza"/>
        </w:rPr>
        <w:commentReference w:id="1"/>
      </w:r>
    </w:p>
    <w:p w14:paraId="63190727" w14:textId="77777777" w:rsidR="003042E7" w:rsidRDefault="003042E7" w:rsidP="003042E7">
      <w:pPr>
        <w:spacing w:line="240" w:lineRule="auto"/>
        <w:jc w:val="center"/>
      </w:pPr>
    </w:p>
    <w:p w14:paraId="52345DFA" w14:textId="77777777" w:rsidR="003042E7" w:rsidRDefault="003042E7" w:rsidP="003042E7">
      <w:pPr>
        <w:spacing w:line="240" w:lineRule="auto"/>
        <w:jc w:val="center"/>
      </w:pPr>
    </w:p>
    <w:p w14:paraId="3E060E7F" w14:textId="77777777" w:rsidR="003042E7" w:rsidRDefault="003042E7" w:rsidP="003042E7">
      <w:pPr>
        <w:spacing w:line="240" w:lineRule="auto"/>
        <w:jc w:val="center"/>
      </w:pPr>
    </w:p>
    <w:p w14:paraId="0966ED57" w14:textId="77777777" w:rsidR="003042E7" w:rsidRDefault="003042E7" w:rsidP="003042E7">
      <w:pPr>
        <w:spacing w:line="240" w:lineRule="auto"/>
        <w:jc w:val="center"/>
      </w:pPr>
    </w:p>
    <w:p w14:paraId="4CABD5DB" w14:textId="77777777" w:rsidR="003042E7" w:rsidRDefault="003042E7" w:rsidP="003042E7">
      <w:pPr>
        <w:spacing w:line="240" w:lineRule="auto"/>
        <w:jc w:val="center"/>
      </w:pPr>
      <w:r>
        <w:rPr>
          <w:sz w:val="28"/>
          <w:szCs w:val="28"/>
        </w:rPr>
        <w:t xml:space="preserve">Praca inżynierska </w:t>
      </w:r>
    </w:p>
    <w:p w14:paraId="773815B0" w14:textId="77777777" w:rsidR="003042E7" w:rsidRDefault="003042E7" w:rsidP="003042E7">
      <w:pPr>
        <w:spacing w:line="240" w:lineRule="auto"/>
        <w:jc w:val="center"/>
      </w:pPr>
      <w:r>
        <w:rPr>
          <w:sz w:val="28"/>
          <w:szCs w:val="28"/>
        </w:rPr>
        <w:t xml:space="preserve">na kierunku Informatyka </w:t>
      </w:r>
    </w:p>
    <w:p w14:paraId="3DA4E6B1" w14:textId="77777777" w:rsidR="003042E7" w:rsidRDefault="003042E7" w:rsidP="003042E7">
      <w:pPr>
        <w:spacing w:line="240" w:lineRule="auto"/>
      </w:pPr>
    </w:p>
    <w:p w14:paraId="7A32E18C" w14:textId="77777777" w:rsidR="003042E7" w:rsidRDefault="003042E7" w:rsidP="003042E7">
      <w:pPr>
        <w:spacing w:line="240" w:lineRule="auto"/>
      </w:pPr>
    </w:p>
    <w:p w14:paraId="0D03C27B" w14:textId="77777777" w:rsidR="003042E7" w:rsidRDefault="003042E7" w:rsidP="003042E7">
      <w:pPr>
        <w:spacing w:line="240" w:lineRule="auto"/>
      </w:pPr>
    </w:p>
    <w:p w14:paraId="64489DA8" w14:textId="77777777" w:rsidR="003042E7" w:rsidRDefault="003042E7" w:rsidP="003042E7">
      <w:pPr>
        <w:spacing w:line="240" w:lineRule="auto"/>
      </w:pPr>
    </w:p>
    <w:p w14:paraId="50D51FFB" w14:textId="77777777" w:rsidR="003042E7" w:rsidRDefault="003042E7" w:rsidP="003042E7">
      <w:pPr>
        <w:spacing w:line="240" w:lineRule="auto"/>
      </w:pPr>
    </w:p>
    <w:p w14:paraId="1B38B3E2" w14:textId="77777777" w:rsidR="003042E7" w:rsidRDefault="003042E7" w:rsidP="003042E7">
      <w:pPr>
        <w:spacing w:line="240" w:lineRule="auto"/>
      </w:pPr>
    </w:p>
    <w:p w14:paraId="69599474" w14:textId="77777777" w:rsidR="003042E7" w:rsidRDefault="003042E7" w:rsidP="003042E7">
      <w:pPr>
        <w:ind w:left="4248" w:firstLine="708"/>
      </w:pPr>
      <w:r>
        <w:t>Praca napisana pod kierunkiem</w:t>
      </w:r>
    </w:p>
    <w:p w14:paraId="2CA11E8D" w14:textId="5C6EA08D" w:rsidR="003042E7" w:rsidRPr="005A0726" w:rsidRDefault="003042E7" w:rsidP="003042E7">
      <w:pPr>
        <w:ind w:left="4248" w:firstLine="708"/>
        <w:rPr>
          <w:color w:val="FF0000"/>
        </w:rPr>
      </w:pPr>
      <w:r>
        <w:t xml:space="preserve">dr </w:t>
      </w:r>
      <w:r w:rsidR="00020888">
        <w:t>inż. Pawła Tomkiewicza</w:t>
      </w:r>
      <w:r>
        <w:t xml:space="preserve"> </w:t>
      </w:r>
    </w:p>
    <w:p w14:paraId="3C1DDD17" w14:textId="77777777" w:rsidR="003042E7" w:rsidRDefault="003042E7" w:rsidP="003042E7">
      <w:pPr>
        <w:spacing w:line="240" w:lineRule="auto"/>
        <w:jc w:val="right"/>
      </w:pPr>
    </w:p>
    <w:p w14:paraId="60B79B56" w14:textId="77777777" w:rsidR="003042E7" w:rsidRDefault="003042E7" w:rsidP="003042E7">
      <w:pPr>
        <w:spacing w:line="240" w:lineRule="auto"/>
      </w:pPr>
    </w:p>
    <w:p w14:paraId="7ECF263A" w14:textId="77777777" w:rsidR="003042E7" w:rsidRDefault="003042E7" w:rsidP="003042E7">
      <w:pPr>
        <w:spacing w:line="240" w:lineRule="auto"/>
      </w:pPr>
    </w:p>
    <w:p w14:paraId="6BFA862A" w14:textId="77777777" w:rsidR="003042E7" w:rsidRDefault="003042E7" w:rsidP="003042E7">
      <w:pPr>
        <w:spacing w:line="240" w:lineRule="auto"/>
      </w:pPr>
    </w:p>
    <w:p w14:paraId="04F9E648" w14:textId="77777777" w:rsidR="003042E7" w:rsidRDefault="003042E7" w:rsidP="003042E7">
      <w:pPr>
        <w:spacing w:line="240" w:lineRule="auto"/>
        <w:jc w:val="center"/>
        <w:rPr>
          <w:sz w:val="28"/>
        </w:rPr>
      </w:pPr>
    </w:p>
    <w:p w14:paraId="35A947DA" w14:textId="682670C3" w:rsidR="00560DDF" w:rsidRDefault="00002EAA" w:rsidP="003042E7">
      <w:pPr>
        <w:spacing w:line="240" w:lineRule="auto"/>
        <w:jc w:val="center"/>
      </w:pPr>
      <w:r>
        <w:t xml:space="preserve">Marek Małek, 56572, </w:t>
      </w:r>
      <w:r w:rsidR="003042E7">
        <w:t>Gdańsk 202</w:t>
      </w:r>
      <w:r w:rsidR="00452013">
        <w:t>4</w:t>
      </w:r>
    </w:p>
    <w:p w14:paraId="39E771A0" w14:textId="77777777" w:rsidR="00560DDF" w:rsidRDefault="00560DDF">
      <w:pPr>
        <w:spacing w:after="160" w:line="259" w:lineRule="auto"/>
      </w:pPr>
      <w:r>
        <w:br w:type="page"/>
      </w:r>
    </w:p>
    <w:bookmarkStart w:id="4" w:name="_Toc110601087" w:displacedByCustomXml="next"/>
    <w:bookmarkStart w:id="5" w:name="_Toc103754509" w:displacedByCustomXml="next"/>
    <w:sdt>
      <w:sdtPr>
        <w:rPr>
          <w:rFonts w:ascii="Times New Roman" w:eastAsia="Times New Roman" w:hAnsi="Times New Roman" w:cs="Times New Roman"/>
          <w:color w:val="auto"/>
          <w:sz w:val="24"/>
          <w:szCs w:val="24"/>
        </w:rPr>
        <w:id w:val="876513153"/>
        <w:docPartObj>
          <w:docPartGallery w:val="Table of Contents"/>
          <w:docPartUnique/>
        </w:docPartObj>
      </w:sdtPr>
      <w:sdtEndPr>
        <w:rPr>
          <w:b/>
          <w:bCs/>
        </w:rPr>
      </w:sdtEndPr>
      <w:sdtContent>
        <w:p w14:paraId="29120CAE" w14:textId="27E1BD14" w:rsidR="00952BDC" w:rsidRDefault="00952BDC">
          <w:pPr>
            <w:pStyle w:val="Nagwekspisutreci"/>
          </w:pPr>
          <w:r>
            <w:t>Spis treści</w:t>
          </w:r>
        </w:p>
        <w:commentRangeStart w:id="6"/>
        <w:commentRangeStart w:id="7"/>
        <w:p w14:paraId="0E336039" w14:textId="0AFE4F27" w:rsidR="009817E3" w:rsidRDefault="00952BDC">
          <w:pPr>
            <w:pStyle w:val="Spistreci1"/>
            <w:tabs>
              <w:tab w:val="right" w:leader="dot" w:pos="9062"/>
            </w:tabs>
            <w:rPr>
              <w:ins w:id="8" w:author="Marek Małek" w:date="2024-01-31T18:00:00Z"/>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ins w:id="9" w:author="Marek Małek" w:date="2024-01-31T18:00:00Z">
            <w:r w:rsidR="009817E3" w:rsidRPr="00502B8A">
              <w:rPr>
                <w:rStyle w:val="Hipercze"/>
                <w:noProof/>
              </w:rPr>
              <w:fldChar w:fldCharType="begin"/>
            </w:r>
            <w:r w:rsidR="009817E3" w:rsidRPr="00502B8A">
              <w:rPr>
                <w:rStyle w:val="Hipercze"/>
                <w:noProof/>
              </w:rPr>
              <w:instrText xml:space="preserve"> </w:instrText>
            </w:r>
            <w:r w:rsidR="009817E3">
              <w:rPr>
                <w:noProof/>
              </w:rPr>
              <w:instrText>HYPERLINK \l "_Toc157616464"</w:instrText>
            </w:r>
            <w:r w:rsidR="009817E3" w:rsidRPr="00502B8A">
              <w:rPr>
                <w:rStyle w:val="Hipercze"/>
                <w:noProof/>
              </w:rPr>
              <w:instrText xml:space="preserve"> </w:instrText>
            </w:r>
            <w:r w:rsidR="009817E3" w:rsidRPr="00502B8A">
              <w:rPr>
                <w:rStyle w:val="Hipercze"/>
                <w:noProof/>
              </w:rPr>
            </w:r>
            <w:r w:rsidR="009817E3" w:rsidRPr="00502B8A">
              <w:rPr>
                <w:rStyle w:val="Hipercze"/>
                <w:noProof/>
              </w:rPr>
              <w:fldChar w:fldCharType="separate"/>
            </w:r>
            <w:r w:rsidR="009817E3" w:rsidRPr="00502B8A">
              <w:rPr>
                <w:rStyle w:val="Hipercze"/>
                <w:noProof/>
              </w:rPr>
              <w:t>WSTĘP</w:t>
            </w:r>
            <w:r w:rsidR="009817E3">
              <w:rPr>
                <w:noProof/>
                <w:webHidden/>
              </w:rPr>
              <w:tab/>
            </w:r>
            <w:r w:rsidR="009817E3">
              <w:rPr>
                <w:noProof/>
                <w:webHidden/>
              </w:rPr>
              <w:fldChar w:fldCharType="begin"/>
            </w:r>
            <w:r w:rsidR="009817E3">
              <w:rPr>
                <w:noProof/>
                <w:webHidden/>
              </w:rPr>
              <w:instrText xml:space="preserve"> PAGEREF _Toc157616464 \h </w:instrText>
            </w:r>
            <w:r w:rsidR="009817E3">
              <w:rPr>
                <w:noProof/>
                <w:webHidden/>
              </w:rPr>
            </w:r>
          </w:ins>
          <w:r w:rsidR="009817E3">
            <w:rPr>
              <w:noProof/>
              <w:webHidden/>
            </w:rPr>
            <w:fldChar w:fldCharType="separate"/>
          </w:r>
          <w:ins w:id="10" w:author="Marek Małek" w:date="2024-01-31T18:00:00Z">
            <w:r w:rsidR="009817E3">
              <w:rPr>
                <w:noProof/>
                <w:webHidden/>
              </w:rPr>
              <w:t>2</w:t>
            </w:r>
            <w:r w:rsidR="009817E3">
              <w:rPr>
                <w:noProof/>
                <w:webHidden/>
              </w:rPr>
              <w:fldChar w:fldCharType="end"/>
            </w:r>
            <w:r w:rsidR="009817E3" w:rsidRPr="00502B8A">
              <w:rPr>
                <w:rStyle w:val="Hipercze"/>
                <w:noProof/>
              </w:rPr>
              <w:fldChar w:fldCharType="end"/>
            </w:r>
          </w:ins>
        </w:p>
        <w:p w14:paraId="63FF18CE" w14:textId="27BF17F0" w:rsidR="009817E3" w:rsidRDefault="009817E3">
          <w:pPr>
            <w:pStyle w:val="Spistreci1"/>
            <w:tabs>
              <w:tab w:val="right" w:leader="dot" w:pos="9062"/>
            </w:tabs>
            <w:rPr>
              <w:ins w:id="11" w:author="Marek Małek" w:date="2024-01-31T18:00:00Z"/>
              <w:rFonts w:asciiTheme="minorHAnsi" w:eastAsiaTheme="minorEastAsia" w:hAnsiTheme="minorHAnsi" w:cstheme="minorBidi"/>
              <w:noProof/>
              <w:kern w:val="2"/>
              <w:sz w:val="22"/>
              <w:szCs w:val="22"/>
              <w14:ligatures w14:val="standardContextual"/>
            </w:rPr>
          </w:pPr>
          <w:ins w:id="12"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"_Toc157616465"</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Rozdział 1 – Historia Sieci Neuronowych</w:t>
            </w:r>
            <w:r>
              <w:rPr>
                <w:noProof/>
                <w:webHidden/>
              </w:rPr>
              <w:tab/>
            </w:r>
            <w:r>
              <w:rPr>
                <w:noProof/>
                <w:webHidden/>
              </w:rPr>
              <w:fldChar w:fldCharType="begin"/>
            </w:r>
            <w:r>
              <w:rPr>
                <w:noProof/>
                <w:webHidden/>
              </w:rPr>
              <w:instrText xml:space="preserve"> PAGEREF _Toc157616465 \h </w:instrText>
            </w:r>
            <w:r>
              <w:rPr>
                <w:noProof/>
                <w:webHidden/>
              </w:rPr>
            </w:r>
          </w:ins>
          <w:r>
            <w:rPr>
              <w:noProof/>
              <w:webHidden/>
            </w:rPr>
            <w:fldChar w:fldCharType="separate"/>
          </w:r>
          <w:ins w:id="13" w:author="Marek Małek" w:date="2024-01-31T18:00:00Z">
            <w:r>
              <w:rPr>
                <w:noProof/>
                <w:webHidden/>
              </w:rPr>
              <w:t>4</w:t>
            </w:r>
            <w:r>
              <w:rPr>
                <w:noProof/>
                <w:webHidden/>
              </w:rPr>
              <w:fldChar w:fldCharType="end"/>
            </w:r>
            <w:r w:rsidRPr="00502B8A">
              <w:rPr>
                <w:rStyle w:val="Hipercze"/>
                <w:noProof/>
              </w:rPr>
              <w:fldChar w:fldCharType="end"/>
            </w:r>
          </w:ins>
        </w:p>
        <w:p w14:paraId="4C678406" w14:textId="6861212E" w:rsidR="009817E3" w:rsidRDefault="009817E3">
          <w:pPr>
            <w:pStyle w:val="Spistreci2"/>
            <w:rPr>
              <w:ins w:id="14" w:author="Marek Małek" w:date="2024-01-31T18:00:00Z"/>
              <w:rFonts w:asciiTheme="minorHAnsi" w:eastAsiaTheme="minorEastAsia" w:hAnsiTheme="minorHAnsi" w:cstheme="minorBidi"/>
              <w:noProof/>
              <w:kern w:val="2"/>
              <w:sz w:val="22"/>
              <w:szCs w:val="22"/>
              <w14:ligatures w14:val="standardContextual"/>
            </w:rPr>
          </w:pPr>
          <w:ins w:id="15"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"_Toc157616466"</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1.1</w:t>
            </w:r>
            <w:r>
              <w:rPr>
                <w:rFonts w:asciiTheme="minorHAnsi" w:eastAsiaTheme="minorEastAsia" w:hAnsiTheme="minorHAnsi" w:cstheme="minorBidi"/>
                <w:noProof/>
                <w:kern w:val="2"/>
                <w:sz w:val="22"/>
                <w:szCs w:val="22"/>
                <w14:ligatures w14:val="standardContextual"/>
              </w:rPr>
              <w:tab/>
            </w:r>
            <w:r w:rsidRPr="00502B8A">
              <w:rPr>
                <w:rStyle w:val="Hipercze"/>
                <w:noProof/>
              </w:rPr>
              <w:t>Wprowadzenie</w:t>
            </w:r>
            <w:r>
              <w:rPr>
                <w:noProof/>
                <w:webHidden/>
              </w:rPr>
              <w:tab/>
            </w:r>
            <w:r>
              <w:rPr>
                <w:noProof/>
                <w:webHidden/>
              </w:rPr>
              <w:fldChar w:fldCharType="begin"/>
            </w:r>
            <w:r>
              <w:rPr>
                <w:noProof/>
                <w:webHidden/>
              </w:rPr>
              <w:instrText xml:space="preserve"> PAGEREF _Toc157616466 \h </w:instrText>
            </w:r>
            <w:r>
              <w:rPr>
                <w:noProof/>
                <w:webHidden/>
              </w:rPr>
            </w:r>
          </w:ins>
          <w:r>
            <w:rPr>
              <w:noProof/>
              <w:webHidden/>
            </w:rPr>
            <w:fldChar w:fldCharType="separate"/>
          </w:r>
          <w:ins w:id="16" w:author="Marek Małek" w:date="2024-01-31T18:00:00Z">
            <w:r>
              <w:rPr>
                <w:noProof/>
                <w:webHidden/>
              </w:rPr>
              <w:t>4</w:t>
            </w:r>
            <w:r>
              <w:rPr>
                <w:noProof/>
                <w:webHidden/>
              </w:rPr>
              <w:fldChar w:fldCharType="end"/>
            </w:r>
            <w:r w:rsidRPr="00502B8A">
              <w:rPr>
                <w:rStyle w:val="Hipercze"/>
                <w:noProof/>
              </w:rPr>
              <w:fldChar w:fldCharType="end"/>
            </w:r>
          </w:ins>
        </w:p>
        <w:p w14:paraId="3A40C51A" w14:textId="38101D01" w:rsidR="009817E3" w:rsidRDefault="009817E3">
          <w:pPr>
            <w:pStyle w:val="Spistreci2"/>
            <w:rPr>
              <w:ins w:id="17" w:author="Marek Małek" w:date="2024-01-31T18:00:00Z"/>
              <w:rFonts w:asciiTheme="minorHAnsi" w:eastAsiaTheme="minorEastAsia" w:hAnsiTheme="minorHAnsi" w:cstheme="minorBidi"/>
              <w:noProof/>
              <w:kern w:val="2"/>
              <w:sz w:val="22"/>
              <w:szCs w:val="22"/>
              <w14:ligatures w14:val="standardContextual"/>
            </w:rPr>
          </w:pPr>
          <w:ins w:id="18"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"_Toc157616467"</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1.2</w:t>
            </w:r>
            <w:r>
              <w:rPr>
                <w:rFonts w:asciiTheme="minorHAnsi" w:eastAsiaTheme="minorEastAsia" w:hAnsiTheme="minorHAnsi" w:cstheme="minorBidi"/>
                <w:noProof/>
                <w:kern w:val="2"/>
                <w:sz w:val="22"/>
                <w:szCs w:val="22"/>
                <w14:ligatures w14:val="standardContextual"/>
              </w:rPr>
              <w:tab/>
            </w:r>
            <w:r w:rsidRPr="00502B8A">
              <w:rPr>
                <w:rStyle w:val="Hipercze"/>
                <w:noProof/>
              </w:rPr>
              <w:t>Konwolucyjne Sieci Neuronowe (CNN)</w:t>
            </w:r>
            <w:r>
              <w:rPr>
                <w:noProof/>
                <w:webHidden/>
              </w:rPr>
              <w:tab/>
            </w:r>
            <w:r>
              <w:rPr>
                <w:noProof/>
                <w:webHidden/>
              </w:rPr>
              <w:fldChar w:fldCharType="begin"/>
            </w:r>
            <w:r>
              <w:rPr>
                <w:noProof/>
                <w:webHidden/>
              </w:rPr>
              <w:instrText xml:space="preserve"> PAGEREF _Toc157616467 \h </w:instrText>
            </w:r>
            <w:r>
              <w:rPr>
                <w:noProof/>
                <w:webHidden/>
              </w:rPr>
            </w:r>
          </w:ins>
          <w:r>
            <w:rPr>
              <w:noProof/>
              <w:webHidden/>
            </w:rPr>
            <w:fldChar w:fldCharType="separate"/>
          </w:r>
          <w:ins w:id="19" w:author="Marek Małek" w:date="2024-01-31T18:00:00Z">
            <w:r>
              <w:rPr>
                <w:noProof/>
                <w:webHidden/>
              </w:rPr>
              <w:t>5</w:t>
            </w:r>
            <w:r>
              <w:rPr>
                <w:noProof/>
                <w:webHidden/>
              </w:rPr>
              <w:fldChar w:fldCharType="end"/>
            </w:r>
            <w:r w:rsidRPr="00502B8A">
              <w:rPr>
                <w:rStyle w:val="Hipercze"/>
                <w:noProof/>
              </w:rPr>
              <w:fldChar w:fldCharType="end"/>
            </w:r>
          </w:ins>
        </w:p>
        <w:p w14:paraId="61D65800" w14:textId="7AE078AE" w:rsidR="009817E3" w:rsidRDefault="009817E3">
          <w:pPr>
            <w:pStyle w:val="Spistreci2"/>
            <w:rPr>
              <w:ins w:id="20" w:author="Marek Małek" w:date="2024-01-31T18:00:00Z"/>
              <w:rFonts w:asciiTheme="minorHAnsi" w:eastAsiaTheme="minorEastAsia" w:hAnsiTheme="minorHAnsi" w:cstheme="minorBidi"/>
              <w:noProof/>
              <w:kern w:val="2"/>
              <w:sz w:val="22"/>
              <w:szCs w:val="22"/>
              <w14:ligatures w14:val="standardContextual"/>
            </w:rPr>
          </w:pPr>
          <w:ins w:id="21"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"_Toc157616468"</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1.3</w:t>
            </w:r>
            <w:r>
              <w:rPr>
                <w:rFonts w:asciiTheme="minorHAnsi" w:eastAsiaTheme="minorEastAsia" w:hAnsiTheme="minorHAnsi" w:cstheme="minorBidi"/>
                <w:noProof/>
                <w:kern w:val="2"/>
                <w:sz w:val="22"/>
                <w:szCs w:val="22"/>
                <w14:ligatures w14:val="standardContextual"/>
              </w:rPr>
              <w:tab/>
            </w:r>
            <w:r w:rsidRPr="00502B8A">
              <w:rPr>
                <w:rStyle w:val="Hipercze"/>
                <w:noProof/>
              </w:rPr>
              <w:t>Mechanizm propagacji wstecznej</w:t>
            </w:r>
            <w:r>
              <w:rPr>
                <w:noProof/>
                <w:webHidden/>
              </w:rPr>
              <w:tab/>
            </w:r>
            <w:r>
              <w:rPr>
                <w:noProof/>
                <w:webHidden/>
              </w:rPr>
              <w:fldChar w:fldCharType="begin"/>
            </w:r>
            <w:r>
              <w:rPr>
                <w:noProof/>
                <w:webHidden/>
              </w:rPr>
              <w:instrText xml:space="preserve"> PAGEREF _Toc157616468 \h </w:instrText>
            </w:r>
            <w:r>
              <w:rPr>
                <w:noProof/>
                <w:webHidden/>
              </w:rPr>
            </w:r>
          </w:ins>
          <w:r>
            <w:rPr>
              <w:noProof/>
              <w:webHidden/>
            </w:rPr>
            <w:fldChar w:fldCharType="separate"/>
          </w:r>
          <w:ins w:id="22" w:author="Marek Małek" w:date="2024-01-31T18:00:00Z">
            <w:r>
              <w:rPr>
                <w:noProof/>
                <w:webHidden/>
              </w:rPr>
              <w:t>6</w:t>
            </w:r>
            <w:r>
              <w:rPr>
                <w:noProof/>
                <w:webHidden/>
              </w:rPr>
              <w:fldChar w:fldCharType="end"/>
            </w:r>
            <w:r w:rsidRPr="00502B8A">
              <w:rPr>
                <w:rStyle w:val="Hipercze"/>
                <w:noProof/>
              </w:rPr>
              <w:fldChar w:fldCharType="end"/>
            </w:r>
          </w:ins>
        </w:p>
        <w:p w14:paraId="76FAE4DE" w14:textId="48DFF5D8" w:rsidR="009817E3" w:rsidRDefault="009817E3">
          <w:pPr>
            <w:pStyle w:val="Spistreci2"/>
            <w:rPr>
              <w:ins w:id="23" w:author="Marek Małek" w:date="2024-01-31T18:00:00Z"/>
              <w:rFonts w:asciiTheme="minorHAnsi" w:eastAsiaTheme="minorEastAsia" w:hAnsiTheme="minorHAnsi" w:cstheme="minorBidi"/>
              <w:noProof/>
              <w:kern w:val="2"/>
              <w:sz w:val="22"/>
              <w:szCs w:val="22"/>
              <w14:ligatures w14:val="standardContextual"/>
            </w:rPr>
          </w:pPr>
          <w:ins w:id="24"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"_Toc157616469"</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1.4</w:t>
            </w:r>
            <w:r>
              <w:rPr>
                <w:rFonts w:asciiTheme="minorHAnsi" w:eastAsiaTheme="minorEastAsia" w:hAnsiTheme="minorHAnsi" w:cstheme="minorBidi"/>
                <w:noProof/>
                <w:kern w:val="2"/>
                <w:sz w:val="22"/>
                <w:szCs w:val="22"/>
                <w14:ligatures w14:val="standardContextual"/>
              </w:rPr>
              <w:tab/>
            </w:r>
            <w:r w:rsidRPr="00502B8A">
              <w:rPr>
                <w:rStyle w:val="Hipercze"/>
                <w:noProof/>
              </w:rPr>
              <w:t>Operacja konwolucji</w:t>
            </w:r>
            <w:r>
              <w:rPr>
                <w:noProof/>
                <w:webHidden/>
              </w:rPr>
              <w:tab/>
            </w:r>
            <w:r>
              <w:rPr>
                <w:noProof/>
                <w:webHidden/>
              </w:rPr>
              <w:fldChar w:fldCharType="begin"/>
            </w:r>
            <w:r>
              <w:rPr>
                <w:noProof/>
                <w:webHidden/>
              </w:rPr>
              <w:instrText xml:space="preserve"> PAGEREF _Toc157616469 \h </w:instrText>
            </w:r>
            <w:r>
              <w:rPr>
                <w:noProof/>
                <w:webHidden/>
              </w:rPr>
            </w:r>
          </w:ins>
          <w:r>
            <w:rPr>
              <w:noProof/>
              <w:webHidden/>
            </w:rPr>
            <w:fldChar w:fldCharType="separate"/>
          </w:r>
          <w:ins w:id="25" w:author="Marek Małek" w:date="2024-01-31T18:00:00Z">
            <w:r>
              <w:rPr>
                <w:noProof/>
                <w:webHidden/>
              </w:rPr>
              <w:t>7</w:t>
            </w:r>
            <w:r>
              <w:rPr>
                <w:noProof/>
                <w:webHidden/>
              </w:rPr>
              <w:fldChar w:fldCharType="end"/>
            </w:r>
            <w:r w:rsidRPr="00502B8A">
              <w:rPr>
                <w:rStyle w:val="Hipercze"/>
                <w:noProof/>
              </w:rPr>
              <w:fldChar w:fldCharType="end"/>
            </w:r>
          </w:ins>
        </w:p>
        <w:p w14:paraId="122B15EF" w14:textId="283E120A" w:rsidR="009817E3" w:rsidRDefault="009817E3">
          <w:pPr>
            <w:pStyle w:val="Spistreci2"/>
            <w:rPr>
              <w:ins w:id="26" w:author="Marek Małek" w:date="2024-01-31T18:00:00Z"/>
              <w:rFonts w:asciiTheme="minorHAnsi" w:eastAsiaTheme="minorEastAsia" w:hAnsiTheme="minorHAnsi" w:cstheme="minorBidi"/>
              <w:noProof/>
              <w:kern w:val="2"/>
              <w:sz w:val="22"/>
              <w:szCs w:val="22"/>
              <w14:ligatures w14:val="standardContextual"/>
            </w:rPr>
          </w:pPr>
          <w:ins w:id="27"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"_Toc157616470"</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1.5</w:t>
            </w:r>
            <w:r>
              <w:rPr>
                <w:rFonts w:asciiTheme="minorHAnsi" w:eastAsiaTheme="minorEastAsia" w:hAnsiTheme="minorHAnsi" w:cstheme="minorBidi"/>
                <w:noProof/>
                <w:kern w:val="2"/>
                <w:sz w:val="22"/>
                <w:szCs w:val="22"/>
                <w14:ligatures w14:val="standardContextual"/>
              </w:rPr>
              <w:tab/>
            </w:r>
            <w:r w:rsidRPr="00502B8A">
              <w:rPr>
                <w:rStyle w:val="Hipercze"/>
                <w:noProof/>
              </w:rPr>
              <w:t>Użyte narzędzia i technologie</w:t>
            </w:r>
            <w:r>
              <w:rPr>
                <w:noProof/>
                <w:webHidden/>
              </w:rPr>
              <w:tab/>
            </w:r>
            <w:r>
              <w:rPr>
                <w:noProof/>
                <w:webHidden/>
              </w:rPr>
              <w:fldChar w:fldCharType="begin"/>
            </w:r>
            <w:r>
              <w:rPr>
                <w:noProof/>
                <w:webHidden/>
              </w:rPr>
              <w:instrText xml:space="preserve"> PAGEREF _Toc157616470 \h </w:instrText>
            </w:r>
            <w:r>
              <w:rPr>
                <w:noProof/>
                <w:webHidden/>
              </w:rPr>
            </w:r>
          </w:ins>
          <w:r>
            <w:rPr>
              <w:noProof/>
              <w:webHidden/>
            </w:rPr>
            <w:fldChar w:fldCharType="separate"/>
          </w:r>
          <w:ins w:id="28" w:author="Marek Małek" w:date="2024-01-31T18:00:00Z">
            <w:r>
              <w:rPr>
                <w:noProof/>
                <w:webHidden/>
              </w:rPr>
              <w:t>8</w:t>
            </w:r>
            <w:r>
              <w:rPr>
                <w:noProof/>
                <w:webHidden/>
              </w:rPr>
              <w:fldChar w:fldCharType="end"/>
            </w:r>
            <w:r w:rsidRPr="00502B8A">
              <w:rPr>
                <w:rStyle w:val="Hipercze"/>
                <w:noProof/>
              </w:rPr>
              <w:fldChar w:fldCharType="end"/>
            </w:r>
          </w:ins>
        </w:p>
        <w:p w14:paraId="19F519EA" w14:textId="17A90685" w:rsidR="009817E3" w:rsidRDefault="009817E3">
          <w:pPr>
            <w:pStyle w:val="Spistreci1"/>
            <w:tabs>
              <w:tab w:val="right" w:leader="dot" w:pos="9062"/>
            </w:tabs>
            <w:rPr>
              <w:ins w:id="29" w:author="Marek Małek" w:date="2024-01-31T18:00:00Z"/>
              <w:rFonts w:asciiTheme="minorHAnsi" w:eastAsiaTheme="minorEastAsia" w:hAnsiTheme="minorHAnsi" w:cstheme="minorBidi"/>
              <w:noProof/>
              <w:kern w:val="2"/>
              <w:sz w:val="22"/>
              <w:szCs w:val="22"/>
              <w14:ligatures w14:val="standardContextual"/>
            </w:rPr>
          </w:pPr>
          <w:ins w:id="30"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"_Toc157616471"</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Rozdział 2 – Architektury InceptionResNetV2 i Xception</w:t>
            </w:r>
            <w:r>
              <w:rPr>
                <w:noProof/>
                <w:webHidden/>
              </w:rPr>
              <w:tab/>
            </w:r>
            <w:r>
              <w:rPr>
                <w:noProof/>
                <w:webHidden/>
              </w:rPr>
              <w:fldChar w:fldCharType="begin"/>
            </w:r>
            <w:r>
              <w:rPr>
                <w:noProof/>
                <w:webHidden/>
              </w:rPr>
              <w:instrText xml:space="preserve"> PAGEREF _Toc157616471 \h </w:instrText>
            </w:r>
            <w:r>
              <w:rPr>
                <w:noProof/>
                <w:webHidden/>
              </w:rPr>
            </w:r>
          </w:ins>
          <w:r>
            <w:rPr>
              <w:noProof/>
              <w:webHidden/>
            </w:rPr>
            <w:fldChar w:fldCharType="separate"/>
          </w:r>
          <w:ins w:id="31" w:author="Marek Małek" w:date="2024-01-31T18:00:00Z">
            <w:r>
              <w:rPr>
                <w:noProof/>
                <w:webHidden/>
              </w:rPr>
              <w:t>9</w:t>
            </w:r>
            <w:r>
              <w:rPr>
                <w:noProof/>
                <w:webHidden/>
              </w:rPr>
              <w:fldChar w:fldCharType="end"/>
            </w:r>
            <w:r w:rsidRPr="00502B8A">
              <w:rPr>
                <w:rStyle w:val="Hipercze"/>
                <w:noProof/>
              </w:rPr>
              <w:fldChar w:fldCharType="end"/>
            </w:r>
          </w:ins>
        </w:p>
        <w:p w14:paraId="6AEFE04D" w14:textId="4A60C1F0" w:rsidR="009817E3" w:rsidRDefault="009817E3">
          <w:pPr>
            <w:pStyle w:val="Spistreci2"/>
            <w:rPr>
              <w:ins w:id="32" w:author="Marek Małek" w:date="2024-01-31T18:00:00Z"/>
              <w:rFonts w:asciiTheme="minorHAnsi" w:eastAsiaTheme="minorEastAsia" w:hAnsiTheme="minorHAnsi" w:cstheme="minorBidi"/>
              <w:noProof/>
              <w:kern w:val="2"/>
              <w:sz w:val="22"/>
              <w:szCs w:val="22"/>
              <w14:ligatures w14:val="standardContextual"/>
            </w:rPr>
          </w:pPr>
          <w:ins w:id="33"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"_Toc157616473"</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2.1</w:t>
            </w:r>
            <w:r>
              <w:rPr>
                <w:rFonts w:asciiTheme="minorHAnsi" w:eastAsiaTheme="minorEastAsia" w:hAnsiTheme="minorHAnsi" w:cstheme="minorBidi"/>
                <w:noProof/>
                <w:kern w:val="2"/>
                <w:sz w:val="22"/>
                <w:szCs w:val="22"/>
                <w14:ligatures w14:val="standardContextual"/>
              </w:rPr>
              <w:tab/>
            </w:r>
            <w:r w:rsidRPr="00502B8A">
              <w:rPr>
                <w:rStyle w:val="Hipercze"/>
                <w:noProof/>
              </w:rPr>
              <w:t>Architektura InceptionResNetV2</w:t>
            </w:r>
            <w:r>
              <w:rPr>
                <w:noProof/>
                <w:webHidden/>
              </w:rPr>
              <w:tab/>
            </w:r>
            <w:r>
              <w:rPr>
                <w:noProof/>
                <w:webHidden/>
              </w:rPr>
              <w:fldChar w:fldCharType="begin"/>
            </w:r>
            <w:r>
              <w:rPr>
                <w:noProof/>
                <w:webHidden/>
              </w:rPr>
              <w:instrText xml:space="preserve"> PAGEREF _Toc157616473 \h </w:instrText>
            </w:r>
            <w:r>
              <w:rPr>
                <w:noProof/>
                <w:webHidden/>
              </w:rPr>
            </w:r>
          </w:ins>
          <w:r>
            <w:rPr>
              <w:noProof/>
              <w:webHidden/>
            </w:rPr>
            <w:fldChar w:fldCharType="separate"/>
          </w:r>
          <w:ins w:id="34" w:author="Marek Małek" w:date="2024-01-31T18:00:00Z">
            <w:r>
              <w:rPr>
                <w:noProof/>
                <w:webHidden/>
              </w:rPr>
              <w:t>9</w:t>
            </w:r>
            <w:r>
              <w:rPr>
                <w:noProof/>
                <w:webHidden/>
              </w:rPr>
              <w:fldChar w:fldCharType="end"/>
            </w:r>
            <w:r w:rsidRPr="00502B8A">
              <w:rPr>
                <w:rStyle w:val="Hipercze"/>
                <w:noProof/>
              </w:rPr>
              <w:fldChar w:fldCharType="end"/>
            </w:r>
          </w:ins>
        </w:p>
        <w:p w14:paraId="0F7CCFF4" w14:textId="4312A4D5" w:rsidR="009817E3" w:rsidRDefault="009817E3">
          <w:pPr>
            <w:pStyle w:val="Spistreci2"/>
            <w:rPr>
              <w:ins w:id="35" w:author="Marek Małek" w:date="2024-01-31T18:00:00Z"/>
              <w:rFonts w:asciiTheme="minorHAnsi" w:eastAsiaTheme="minorEastAsia" w:hAnsiTheme="minorHAnsi" w:cstheme="minorBidi"/>
              <w:noProof/>
              <w:kern w:val="2"/>
              <w:sz w:val="22"/>
              <w:szCs w:val="22"/>
              <w14:ligatures w14:val="standardContextual"/>
            </w:rPr>
          </w:pPr>
          <w:ins w:id="36"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"_Toc157616474"</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2.2</w:t>
            </w:r>
            <w:r>
              <w:rPr>
                <w:rFonts w:asciiTheme="minorHAnsi" w:eastAsiaTheme="minorEastAsia" w:hAnsiTheme="minorHAnsi" w:cstheme="minorBidi"/>
                <w:noProof/>
                <w:kern w:val="2"/>
                <w:sz w:val="22"/>
                <w:szCs w:val="22"/>
                <w14:ligatures w14:val="standardContextual"/>
              </w:rPr>
              <w:tab/>
            </w:r>
            <w:r w:rsidRPr="00502B8A">
              <w:rPr>
                <w:rStyle w:val="Hipercze"/>
                <w:noProof/>
              </w:rPr>
              <w:t>Architektura Xception</w:t>
            </w:r>
            <w:r>
              <w:rPr>
                <w:noProof/>
                <w:webHidden/>
              </w:rPr>
              <w:tab/>
            </w:r>
            <w:r>
              <w:rPr>
                <w:noProof/>
                <w:webHidden/>
              </w:rPr>
              <w:fldChar w:fldCharType="begin"/>
            </w:r>
            <w:r>
              <w:rPr>
                <w:noProof/>
                <w:webHidden/>
              </w:rPr>
              <w:instrText xml:space="preserve"> PAGEREF _Toc157616474 \h </w:instrText>
            </w:r>
            <w:r>
              <w:rPr>
                <w:noProof/>
                <w:webHidden/>
              </w:rPr>
            </w:r>
          </w:ins>
          <w:r>
            <w:rPr>
              <w:noProof/>
              <w:webHidden/>
            </w:rPr>
            <w:fldChar w:fldCharType="separate"/>
          </w:r>
          <w:ins w:id="37" w:author="Marek Małek" w:date="2024-01-31T18:00:00Z">
            <w:r>
              <w:rPr>
                <w:noProof/>
                <w:webHidden/>
              </w:rPr>
              <w:t>10</w:t>
            </w:r>
            <w:r>
              <w:rPr>
                <w:noProof/>
                <w:webHidden/>
              </w:rPr>
              <w:fldChar w:fldCharType="end"/>
            </w:r>
            <w:r w:rsidRPr="00502B8A">
              <w:rPr>
                <w:rStyle w:val="Hipercze"/>
                <w:noProof/>
              </w:rPr>
              <w:fldChar w:fldCharType="end"/>
            </w:r>
          </w:ins>
        </w:p>
        <w:p w14:paraId="42427F5C" w14:textId="03E0F304" w:rsidR="009817E3" w:rsidRDefault="009817E3">
          <w:pPr>
            <w:pStyle w:val="Spistreci1"/>
            <w:tabs>
              <w:tab w:val="right" w:leader="dot" w:pos="9062"/>
            </w:tabs>
            <w:rPr>
              <w:ins w:id="38" w:author="Marek Małek" w:date="2024-01-31T18:00:00Z"/>
              <w:rFonts w:asciiTheme="minorHAnsi" w:eastAsiaTheme="minorEastAsia" w:hAnsiTheme="minorHAnsi" w:cstheme="minorBidi"/>
              <w:noProof/>
              <w:kern w:val="2"/>
              <w:sz w:val="22"/>
              <w:szCs w:val="22"/>
              <w14:ligatures w14:val="standardContextual"/>
            </w:rPr>
          </w:pPr>
          <w:ins w:id="39"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"_Toc157616475"</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Rozdział 3 – Proces Trenowania Modeli</w:t>
            </w:r>
            <w:r>
              <w:rPr>
                <w:noProof/>
                <w:webHidden/>
              </w:rPr>
              <w:tab/>
            </w:r>
            <w:r>
              <w:rPr>
                <w:noProof/>
                <w:webHidden/>
              </w:rPr>
              <w:fldChar w:fldCharType="begin"/>
            </w:r>
            <w:r>
              <w:rPr>
                <w:noProof/>
                <w:webHidden/>
              </w:rPr>
              <w:instrText xml:space="preserve"> PAGEREF _Toc157616475 \h </w:instrText>
            </w:r>
            <w:r>
              <w:rPr>
                <w:noProof/>
                <w:webHidden/>
              </w:rPr>
            </w:r>
          </w:ins>
          <w:r>
            <w:rPr>
              <w:noProof/>
              <w:webHidden/>
            </w:rPr>
            <w:fldChar w:fldCharType="separate"/>
          </w:r>
          <w:ins w:id="40" w:author="Marek Małek" w:date="2024-01-31T18:00:00Z">
            <w:r>
              <w:rPr>
                <w:noProof/>
                <w:webHidden/>
              </w:rPr>
              <w:t>12</w:t>
            </w:r>
            <w:r>
              <w:rPr>
                <w:noProof/>
                <w:webHidden/>
              </w:rPr>
              <w:fldChar w:fldCharType="end"/>
            </w:r>
            <w:r w:rsidRPr="00502B8A">
              <w:rPr>
                <w:rStyle w:val="Hipercze"/>
                <w:noProof/>
              </w:rPr>
              <w:fldChar w:fldCharType="end"/>
            </w:r>
          </w:ins>
        </w:p>
        <w:p w14:paraId="0C1CBD59" w14:textId="5D30198F" w:rsidR="009817E3" w:rsidRDefault="009817E3">
          <w:pPr>
            <w:pStyle w:val="Spistreci2"/>
            <w:rPr>
              <w:ins w:id="41" w:author="Marek Małek" w:date="2024-01-31T18:00:00Z"/>
              <w:rFonts w:asciiTheme="minorHAnsi" w:eastAsiaTheme="minorEastAsia" w:hAnsiTheme="minorHAnsi" w:cstheme="minorBidi"/>
              <w:noProof/>
              <w:kern w:val="2"/>
              <w:sz w:val="22"/>
              <w:szCs w:val="22"/>
              <w14:ligatures w14:val="standardContextual"/>
            </w:rPr>
          </w:pPr>
          <w:ins w:id="42"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"_Toc157616477"</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3.1</w:t>
            </w:r>
            <w:r>
              <w:rPr>
                <w:rFonts w:asciiTheme="minorHAnsi" w:eastAsiaTheme="minorEastAsia" w:hAnsiTheme="minorHAnsi" w:cstheme="minorBidi"/>
                <w:noProof/>
                <w:kern w:val="2"/>
                <w:sz w:val="22"/>
                <w:szCs w:val="22"/>
                <w14:ligatures w14:val="standardContextual"/>
              </w:rPr>
              <w:tab/>
            </w:r>
            <w:r w:rsidRPr="00502B8A">
              <w:rPr>
                <w:rStyle w:val="Hipercze"/>
                <w:noProof/>
              </w:rPr>
              <w:t>Zbiór danych i EDA</w:t>
            </w:r>
            <w:r>
              <w:rPr>
                <w:noProof/>
                <w:webHidden/>
              </w:rPr>
              <w:tab/>
            </w:r>
            <w:r>
              <w:rPr>
                <w:noProof/>
                <w:webHidden/>
              </w:rPr>
              <w:fldChar w:fldCharType="begin"/>
            </w:r>
            <w:r>
              <w:rPr>
                <w:noProof/>
                <w:webHidden/>
              </w:rPr>
              <w:instrText xml:space="preserve"> PAGEREF _Toc157616477 \h </w:instrText>
            </w:r>
            <w:r>
              <w:rPr>
                <w:noProof/>
                <w:webHidden/>
              </w:rPr>
            </w:r>
          </w:ins>
          <w:r>
            <w:rPr>
              <w:noProof/>
              <w:webHidden/>
            </w:rPr>
            <w:fldChar w:fldCharType="separate"/>
          </w:r>
          <w:ins w:id="43" w:author="Marek Małek" w:date="2024-01-31T18:00:00Z">
            <w:r>
              <w:rPr>
                <w:noProof/>
                <w:webHidden/>
              </w:rPr>
              <w:t>12</w:t>
            </w:r>
            <w:r>
              <w:rPr>
                <w:noProof/>
                <w:webHidden/>
              </w:rPr>
              <w:fldChar w:fldCharType="end"/>
            </w:r>
            <w:r w:rsidRPr="00502B8A">
              <w:rPr>
                <w:rStyle w:val="Hipercze"/>
                <w:noProof/>
              </w:rPr>
              <w:fldChar w:fldCharType="end"/>
            </w:r>
          </w:ins>
        </w:p>
        <w:p w14:paraId="4598B967" w14:textId="3F061882" w:rsidR="009817E3" w:rsidRDefault="009817E3">
          <w:pPr>
            <w:pStyle w:val="Spistreci2"/>
            <w:rPr>
              <w:ins w:id="44" w:author="Marek Małek" w:date="2024-01-31T18:00:00Z"/>
              <w:rFonts w:asciiTheme="minorHAnsi" w:eastAsiaTheme="minorEastAsia" w:hAnsiTheme="minorHAnsi" w:cstheme="minorBidi"/>
              <w:noProof/>
              <w:kern w:val="2"/>
              <w:sz w:val="22"/>
              <w:szCs w:val="22"/>
              <w14:ligatures w14:val="standardContextual"/>
            </w:rPr>
          </w:pPr>
          <w:ins w:id="45"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"_Toc157616478"</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3.2</w:t>
            </w:r>
            <w:r>
              <w:rPr>
                <w:rFonts w:asciiTheme="minorHAnsi" w:eastAsiaTheme="minorEastAsia" w:hAnsiTheme="minorHAnsi" w:cstheme="minorBidi"/>
                <w:noProof/>
                <w:kern w:val="2"/>
                <w:sz w:val="22"/>
                <w:szCs w:val="22"/>
                <w14:ligatures w14:val="standardContextual"/>
              </w:rPr>
              <w:tab/>
            </w:r>
            <w:r w:rsidRPr="00502B8A">
              <w:rPr>
                <w:rStyle w:val="Hipercze"/>
                <w:noProof/>
              </w:rPr>
              <w:t>Trenowanie i rezultaty modeli bazowych</w:t>
            </w:r>
            <w:r>
              <w:rPr>
                <w:noProof/>
                <w:webHidden/>
              </w:rPr>
              <w:tab/>
            </w:r>
            <w:r>
              <w:rPr>
                <w:noProof/>
                <w:webHidden/>
              </w:rPr>
              <w:fldChar w:fldCharType="begin"/>
            </w:r>
            <w:r>
              <w:rPr>
                <w:noProof/>
                <w:webHidden/>
              </w:rPr>
              <w:instrText xml:space="preserve"> PAGEREF _Toc157616478 \h </w:instrText>
            </w:r>
            <w:r>
              <w:rPr>
                <w:noProof/>
                <w:webHidden/>
              </w:rPr>
            </w:r>
          </w:ins>
          <w:r>
            <w:rPr>
              <w:noProof/>
              <w:webHidden/>
            </w:rPr>
            <w:fldChar w:fldCharType="separate"/>
          </w:r>
          <w:ins w:id="46" w:author="Marek Małek" w:date="2024-01-31T18:00:00Z">
            <w:r>
              <w:rPr>
                <w:noProof/>
                <w:webHidden/>
              </w:rPr>
              <w:t>13</w:t>
            </w:r>
            <w:r>
              <w:rPr>
                <w:noProof/>
                <w:webHidden/>
              </w:rPr>
              <w:fldChar w:fldCharType="end"/>
            </w:r>
            <w:r w:rsidRPr="00502B8A">
              <w:rPr>
                <w:rStyle w:val="Hipercze"/>
                <w:noProof/>
              </w:rPr>
              <w:fldChar w:fldCharType="end"/>
            </w:r>
          </w:ins>
        </w:p>
        <w:p w14:paraId="0F0D757E" w14:textId="0E1BEA3F" w:rsidR="009817E3" w:rsidRDefault="009817E3">
          <w:pPr>
            <w:pStyle w:val="Spistreci2"/>
            <w:rPr>
              <w:ins w:id="47" w:author="Marek Małek" w:date="2024-01-31T18:00:00Z"/>
              <w:rFonts w:asciiTheme="minorHAnsi" w:eastAsiaTheme="minorEastAsia" w:hAnsiTheme="minorHAnsi" w:cstheme="minorBidi"/>
              <w:noProof/>
              <w:kern w:val="2"/>
              <w:sz w:val="22"/>
              <w:szCs w:val="22"/>
              <w14:ligatures w14:val="standardContextual"/>
            </w:rPr>
          </w:pPr>
          <w:ins w:id="48"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"_Toc157616479"</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3.3</w:t>
            </w:r>
            <w:r>
              <w:rPr>
                <w:rFonts w:asciiTheme="minorHAnsi" w:eastAsiaTheme="minorEastAsia" w:hAnsiTheme="minorHAnsi" w:cstheme="minorBidi"/>
                <w:noProof/>
                <w:kern w:val="2"/>
                <w:sz w:val="22"/>
                <w:szCs w:val="22"/>
                <w14:ligatures w14:val="standardContextual"/>
              </w:rPr>
              <w:tab/>
            </w:r>
            <w:r w:rsidRPr="00502B8A">
              <w:rPr>
                <w:rStyle w:val="Hipercze"/>
                <w:noProof/>
              </w:rPr>
              <w:t>Opis procesu uruchamiania treningów sieci neuronowych</w:t>
            </w:r>
            <w:r>
              <w:rPr>
                <w:noProof/>
                <w:webHidden/>
              </w:rPr>
              <w:tab/>
            </w:r>
            <w:r>
              <w:rPr>
                <w:noProof/>
                <w:webHidden/>
              </w:rPr>
              <w:fldChar w:fldCharType="begin"/>
            </w:r>
            <w:r>
              <w:rPr>
                <w:noProof/>
                <w:webHidden/>
              </w:rPr>
              <w:instrText xml:space="preserve"> PAGEREF _Toc157616479 \h </w:instrText>
            </w:r>
            <w:r>
              <w:rPr>
                <w:noProof/>
                <w:webHidden/>
              </w:rPr>
            </w:r>
          </w:ins>
          <w:r>
            <w:rPr>
              <w:noProof/>
              <w:webHidden/>
            </w:rPr>
            <w:fldChar w:fldCharType="separate"/>
          </w:r>
          <w:ins w:id="49" w:author="Marek Małek" w:date="2024-01-31T18:00:00Z">
            <w:r>
              <w:rPr>
                <w:noProof/>
                <w:webHidden/>
              </w:rPr>
              <w:t>15</w:t>
            </w:r>
            <w:r>
              <w:rPr>
                <w:noProof/>
                <w:webHidden/>
              </w:rPr>
              <w:fldChar w:fldCharType="end"/>
            </w:r>
            <w:r w:rsidRPr="00502B8A">
              <w:rPr>
                <w:rStyle w:val="Hipercze"/>
                <w:noProof/>
              </w:rPr>
              <w:fldChar w:fldCharType="end"/>
            </w:r>
          </w:ins>
        </w:p>
        <w:p w14:paraId="12612AC8" w14:textId="1F575603" w:rsidR="009817E3" w:rsidRDefault="009817E3">
          <w:pPr>
            <w:pStyle w:val="Spistreci2"/>
            <w:rPr>
              <w:ins w:id="50" w:author="Marek Małek" w:date="2024-01-31T18:00:00Z"/>
              <w:rFonts w:asciiTheme="minorHAnsi" w:eastAsiaTheme="minorEastAsia" w:hAnsiTheme="minorHAnsi" w:cstheme="minorBidi"/>
              <w:noProof/>
              <w:kern w:val="2"/>
              <w:sz w:val="22"/>
              <w:szCs w:val="22"/>
              <w14:ligatures w14:val="standardContextual"/>
            </w:rPr>
          </w:pPr>
          <w:ins w:id="51"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"_Toc157616480"</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3.4</w:t>
            </w:r>
            <w:r>
              <w:rPr>
                <w:rFonts w:asciiTheme="minorHAnsi" w:eastAsiaTheme="minorEastAsia" w:hAnsiTheme="minorHAnsi" w:cstheme="minorBidi"/>
                <w:noProof/>
                <w:kern w:val="2"/>
                <w:sz w:val="22"/>
                <w:szCs w:val="22"/>
                <w14:ligatures w14:val="standardContextual"/>
              </w:rPr>
              <w:tab/>
            </w:r>
            <w:r w:rsidRPr="00502B8A">
              <w:rPr>
                <w:rStyle w:val="Hipercze"/>
                <w:noProof/>
              </w:rPr>
              <w:t>Trenowanie sieci neuronowych</w:t>
            </w:r>
            <w:r>
              <w:rPr>
                <w:noProof/>
                <w:webHidden/>
              </w:rPr>
              <w:tab/>
            </w:r>
            <w:r>
              <w:rPr>
                <w:noProof/>
                <w:webHidden/>
              </w:rPr>
              <w:fldChar w:fldCharType="begin"/>
            </w:r>
            <w:r>
              <w:rPr>
                <w:noProof/>
                <w:webHidden/>
              </w:rPr>
              <w:instrText xml:space="preserve"> PAGEREF _Toc157616480 \h </w:instrText>
            </w:r>
            <w:r>
              <w:rPr>
                <w:noProof/>
                <w:webHidden/>
              </w:rPr>
            </w:r>
          </w:ins>
          <w:r>
            <w:rPr>
              <w:noProof/>
              <w:webHidden/>
            </w:rPr>
            <w:fldChar w:fldCharType="separate"/>
          </w:r>
          <w:ins w:id="52" w:author="Marek Małek" w:date="2024-01-31T18:00:00Z">
            <w:r>
              <w:rPr>
                <w:noProof/>
                <w:webHidden/>
              </w:rPr>
              <w:t>17</w:t>
            </w:r>
            <w:r>
              <w:rPr>
                <w:noProof/>
                <w:webHidden/>
              </w:rPr>
              <w:fldChar w:fldCharType="end"/>
            </w:r>
            <w:r w:rsidRPr="00502B8A">
              <w:rPr>
                <w:rStyle w:val="Hipercze"/>
                <w:noProof/>
              </w:rPr>
              <w:fldChar w:fldCharType="end"/>
            </w:r>
          </w:ins>
        </w:p>
        <w:p w14:paraId="34B3037D" w14:textId="305E289B" w:rsidR="009817E3" w:rsidRDefault="009817E3">
          <w:pPr>
            <w:pStyle w:val="Spistreci2"/>
            <w:rPr>
              <w:ins w:id="53" w:author="Marek Małek" w:date="2024-01-31T18:00:00Z"/>
              <w:rFonts w:asciiTheme="minorHAnsi" w:eastAsiaTheme="minorEastAsia" w:hAnsiTheme="minorHAnsi" w:cstheme="minorBidi"/>
              <w:noProof/>
              <w:kern w:val="2"/>
              <w:sz w:val="22"/>
              <w:szCs w:val="22"/>
              <w14:ligatures w14:val="standardContextual"/>
            </w:rPr>
          </w:pPr>
          <w:ins w:id="54"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"_Toc157616481"</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3.5</w:t>
            </w:r>
            <w:r>
              <w:rPr>
                <w:rFonts w:asciiTheme="minorHAnsi" w:eastAsiaTheme="minorEastAsia" w:hAnsiTheme="minorHAnsi" w:cstheme="minorBidi"/>
                <w:noProof/>
                <w:kern w:val="2"/>
                <w:sz w:val="22"/>
                <w:szCs w:val="22"/>
                <w14:ligatures w14:val="standardContextual"/>
              </w:rPr>
              <w:tab/>
            </w:r>
            <w:r w:rsidRPr="00502B8A">
              <w:rPr>
                <w:rStyle w:val="Hipercze"/>
                <w:noProof/>
              </w:rPr>
              <w:t>Usprawnianie sieci neuronowych</w:t>
            </w:r>
            <w:r>
              <w:rPr>
                <w:noProof/>
                <w:webHidden/>
              </w:rPr>
              <w:tab/>
            </w:r>
            <w:r>
              <w:rPr>
                <w:noProof/>
                <w:webHidden/>
              </w:rPr>
              <w:fldChar w:fldCharType="begin"/>
            </w:r>
            <w:r>
              <w:rPr>
                <w:noProof/>
                <w:webHidden/>
              </w:rPr>
              <w:instrText xml:space="preserve"> PAGEREF _Toc157616481 \h </w:instrText>
            </w:r>
            <w:r>
              <w:rPr>
                <w:noProof/>
                <w:webHidden/>
              </w:rPr>
            </w:r>
          </w:ins>
          <w:r>
            <w:rPr>
              <w:noProof/>
              <w:webHidden/>
            </w:rPr>
            <w:fldChar w:fldCharType="separate"/>
          </w:r>
          <w:ins w:id="55" w:author="Marek Małek" w:date="2024-01-31T18:00:00Z">
            <w:r>
              <w:rPr>
                <w:noProof/>
                <w:webHidden/>
              </w:rPr>
              <w:t>22</w:t>
            </w:r>
            <w:r>
              <w:rPr>
                <w:noProof/>
                <w:webHidden/>
              </w:rPr>
              <w:fldChar w:fldCharType="end"/>
            </w:r>
            <w:r w:rsidRPr="00502B8A">
              <w:rPr>
                <w:rStyle w:val="Hipercze"/>
                <w:noProof/>
              </w:rPr>
              <w:fldChar w:fldCharType="end"/>
            </w:r>
          </w:ins>
        </w:p>
        <w:p w14:paraId="52999B2A" w14:textId="350A66C9" w:rsidR="009817E3" w:rsidRDefault="009817E3">
          <w:pPr>
            <w:pStyle w:val="Spistreci2"/>
            <w:rPr>
              <w:ins w:id="56" w:author="Marek Małek" w:date="2024-01-31T18:00:00Z"/>
              <w:rFonts w:asciiTheme="minorHAnsi" w:eastAsiaTheme="minorEastAsia" w:hAnsiTheme="minorHAnsi" w:cstheme="minorBidi"/>
              <w:noProof/>
              <w:kern w:val="2"/>
              <w:sz w:val="22"/>
              <w:szCs w:val="22"/>
              <w14:ligatures w14:val="standardContextual"/>
            </w:rPr>
          </w:pPr>
          <w:ins w:id="57"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"_Toc157616482"</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3.6</w:t>
            </w:r>
            <w:r>
              <w:rPr>
                <w:rFonts w:asciiTheme="minorHAnsi" w:eastAsiaTheme="minorEastAsia" w:hAnsiTheme="minorHAnsi" w:cstheme="minorBidi"/>
                <w:noProof/>
                <w:kern w:val="2"/>
                <w:sz w:val="22"/>
                <w:szCs w:val="22"/>
                <w14:ligatures w14:val="standardContextual"/>
              </w:rPr>
              <w:tab/>
            </w:r>
            <w:r w:rsidRPr="00502B8A">
              <w:rPr>
                <w:rStyle w:val="Hipercze"/>
                <w:noProof/>
              </w:rPr>
              <w:t>Wizualne porównanie wyników</w:t>
            </w:r>
            <w:r>
              <w:rPr>
                <w:noProof/>
                <w:webHidden/>
              </w:rPr>
              <w:tab/>
            </w:r>
            <w:r>
              <w:rPr>
                <w:noProof/>
                <w:webHidden/>
              </w:rPr>
              <w:fldChar w:fldCharType="begin"/>
            </w:r>
            <w:r>
              <w:rPr>
                <w:noProof/>
                <w:webHidden/>
              </w:rPr>
              <w:instrText xml:space="preserve"> PAGEREF _Toc157616482 \h </w:instrText>
            </w:r>
            <w:r>
              <w:rPr>
                <w:noProof/>
                <w:webHidden/>
              </w:rPr>
            </w:r>
          </w:ins>
          <w:r>
            <w:rPr>
              <w:noProof/>
              <w:webHidden/>
            </w:rPr>
            <w:fldChar w:fldCharType="separate"/>
          </w:r>
          <w:ins w:id="58" w:author="Marek Małek" w:date="2024-01-31T18:00:00Z">
            <w:r>
              <w:rPr>
                <w:noProof/>
                <w:webHidden/>
              </w:rPr>
              <w:t>25</w:t>
            </w:r>
            <w:r>
              <w:rPr>
                <w:noProof/>
                <w:webHidden/>
              </w:rPr>
              <w:fldChar w:fldCharType="end"/>
            </w:r>
            <w:r w:rsidRPr="00502B8A">
              <w:rPr>
                <w:rStyle w:val="Hipercze"/>
                <w:noProof/>
              </w:rPr>
              <w:fldChar w:fldCharType="end"/>
            </w:r>
          </w:ins>
        </w:p>
        <w:p w14:paraId="69E28268" w14:textId="435C00F0" w:rsidR="009817E3" w:rsidRDefault="009817E3">
          <w:pPr>
            <w:pStyle w:val="Spistreci1"/>
            <w:tabs>
              <w:tab w:val="right" w:leader="dot" w:pos="9062"/>
            </w:tabs>
            <w:rPr>
              <w:ins w:id="59" w:author="Marek Małek" w:date="2024-01-31T18:00:00Z"/>
              <w:rFonts w:asciiTheme="minorHAnsi" w:eastAsiaTheme="minorEastAsia" w:hAnsiTheme="minorHAnsi" w:cstheme="minorBidi"/>
              <w:noProof/>
              <w:kern w:val="2"/>
              <w:sz w:val="22"/>
              <w:szCs w:val="22"/>
              <w14:ligatures w14:val="standardContextual"/>
            </w:rPr>
          </w:pPr>
          <w:ins w:id="60"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"_Toc157616483"</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Rozdział 4 – Statystyczna Analiza Porównawcza</w:t>
            </w:r>
            <w:r>
              <w:rPr>
                <w:noProof/>
                <w:webHidden/>
              </w:rPr>
              <w:tab/>
            </w:r>
            <w:r>
              <w:rPr>
                <w:noProof/>
                <w:webHidden/>
              </w:rPr>
              <w:fldChar w:fldCharType="begin"/>
            </w:r>
            <w:r>
              <w:rPr>
                <w:noProof/>
                <w:webHidden/>
              </w:rPr>
              <w:instrText xml:space="preserve"> PAGEREF _Toc157616483 \h </w:instrText>
            </w:r>
            <w:r>
              <w:rPr>
                <w:noProof/>
                <w:webHidden/>
              </w:rPr>
            </w:r>
          </w:ins>
          <w:r>
            <w:rPr>
              <w:noProof/>
              <w:webHidden/>
            </w:rPr>
            <w:fldChar w:fldCharType="separate"/>
          </w:r>
          <w:ins w:id="61" w:author="Marek Małek" w:date="2024-01-31T18:00:00Z">
            <w:r>
              <w:rPr>
                <w:noProof/>
                <w:webHidden/>
              </w:rPr>
              <w:t>28</w:t>
            </w:r>
            <w:r>
              <w:rPr>
                <w:noProof/>
                <w:webHidden/>
              </w:rPr>
              <w:fldChar w:fldCharType="end"/>
            </w:r>
            <w:r w:rsidRPr="00502B8A">
              <w:rPr>
                <w:rStyle w:val="Hipercze"/>
                <w:noProof/>
              </w:rPr>
              <w:fldChar w:fldCharType="end"/>
            </w:r>
          </w:ins>
        </w:p>
        <w:p w14:paraId="31B1BC0E" w14:textId="4C53140B" w:rsidR="009817E3" w:rsidRDefault="009817E3">
          <w:pPr>
            <w:pStyle w:val="Spistreci2"/>
            <w:rPr>
              <w:ins w:id="62" w:author="Marek Małek" w:date="2024-01-31T18:00:00Z"/>
              <w:rFonts w:asciiTheme="minorHAnsi" w:eastAsiaTheme="minorEastAsia" w:hAnsiTheme="minorHAnsi" w:cstheme="minorBidi"/>
              <w:noProof/>
              <w:kern w:val="2"/>
              <w:sz w:val="22"/>
              <w:szCs w:val="22"/>
              <w14:ligatures w14:val="standardContextual"/>
            </w:rPr>
          </w:pPr>
          <w:ins w:id="63"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"_Toc157616485"</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4.1</w:t>
            </w:r>
            <w:r>
              <w:rPr>
                <w:rFonts w:asciiTheme="minorHAnsi" w:eastAsiaTheme="minorEastAsia" w:hAnsiTheme="minorHAnsi" w:cstheme="minorBidi"/>
                <w:noProof/>
                <w:kern w:val="2"/>
                <w:sz w:val="22"/>
                <w:szCs w:val="22"/>
                <w14:ligatures w14:val="standardContextual"/>
              </w:rPr>
              <w:tab/>
            </w:r>
            <w:r w:rsidRPr="00502B8A">
              <w:rPr>
                <w:rStyle w:val="Hipercze"/>
                <w:noProof/>
              </w:rPr>
              <w:t>Opis procesu wyboru najlepszej instancji InceptionResNetV2</w:t>
            </w:r>
            <w:r>
              <w:rPr>
                <w:noProof/>
                <w:webHidden/>
              </w:rPr>
              <w:tab/>
            </w:r>
            <w:r>
              <w:rPr>
                <w:noProof/>
                <w:webHidden/>
              </w:rPr>
              <w:fldChar w:fldCharType="begin"/>
            </w:r>
            <w:r>
              <w:rPr>
                <w:noProof/>
                <w:webHidden/>
              </w:rPr>
              <w:instrText xml:space="preserve"> PAGEREF _Toc157616485 \h </w:instrText>
            </w:r>
            <w:r>
              <w:rPr>
                <w:noProof/>
                <w:webHidden/>
              </w:rPr>
            </w:r>
          </w:ins>
          <w:r>
            <w:rPr>
              <w:noProof/>
              <w:webHidden/>
            </w:rPr>
            <w:fldChar w:fldCharType="separate"/>
          </w:r>
          <w:ins w:id="64" w:author="Marek Małek" w:date="2024-01-31T18:00:00Z">
            <w:r>
              <w:rPr>
                <w:noProof/>
                <w:webHidden/>
              </w:rPr>
              <w:t>28</w:t>
            </w:r>
            <w:r>
              <w:rPr>
                <w:noProof/>
                <w:webHidden/>
              </w:rPr>
              <w:fldChar w:fldCharType="end"/>
            </w:r>
            <w:r w:rsidRPr="00502B8A">
              <w:rPr>
                <w:rStyle w:val="Hipercze"/>
                <w:noProof/>
              </w:rPr>
              <w:fldChar w:fldCharType="end"/>
            </w:r>
          </w:ins>
        </w:p>
        <w:p w14:paraId="0A882A9F" w14:textId="69FF6534" w:rsidR="009817E3" w:rsidRDefault="009817E3">
          <w:pPr>
            <w:pStyle w:val="Spistreci2"/>
            <w:rPr>
              <w:ins w:id="65" w:author="Marek Małek" w:date="2024-01-31T18:00:00Z"/>
              <w:rFonts w:asciiTheme="minorHAnsi" w:eastAsiaTheme="minorEastAsia" w:hAnsiTheme="minorHAnsi" w:cstheme="minorBidi"/>
              <w:noProof/>
              <w:kern w:val="2"/>
              <w:sz w:val="22"/>
              <w:szCs w:val="22"/>
              <w14:ligatures w14:val="standardContextual"/>
            </w:rPr>
          </w:pPr>
          <w:ins w:id="66"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"_Toc157616486"</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4.2</w:t>
            </w:r>
            <w:r>
              <w:rPr>
                <w:rFonts w:asciiTheme="minorHAnsi" w:eastAsiaTheme="minorEastAsia" w:hAnsiTheme="minorHAnsi" w:cstheme="minorBidi"/>
                <w:noProof/>
                <w:kern w:val="2"/>
                <w:sz w:val="22"/>
                <w:szCs w:val="22"/>
                <w14:ligatures w14:val="standardContextual"/>
              </w:rPr>
              <w:tab/>
            </w:r>
            <w:r w:rsidRPr="00502B8A">
              <w:rPr>
                <w:rStyle w:val="Hipercze"/>
                <w:noProof/>
              </w:rPr>
              <w:t>Opis procesu wyboru najlepszej instancji Xception</w:t>
            </w:r>
            <w:r>
              <w:rPr>
                <w:noProof/>
                <w:webHidden/>
              </w:rPr>
              <w:tab/>
            </w:r>
            <w:r>
              <w:rPr>
                <w:noProof/>
                <w:webHidden/>
              </w:rPr>
              <w:fldChar w:fldCharType="begin"/>
            </w:r>
            <w:r>
              <w:rPr>
                <w:noProof/>
                <w:webHidden/>
              </w:rPr>
              <w:instrText xml:space="preserve"> PAGEREF _Toc157616486 \h </w:instrText>
            </w:r>
            <w:r>
              <w:rPr>
                <w:noProof/>
                <w:webHidden/>
              </w:rPr>
            </w:r>
          </w:ins>
          <w:r>
            <w:rPr>
              <w:noProof/>
              <w:webHidden/>
            </w:rPr>
            <w:fldChar w:fldCharType="separate"/>
          </w:r>
          <w:ins w:id="67" w:author="Marek Małek" w:date="2024-01-31T18:00:00Z">
            <w:r>
              <w:rPr>
                <w:noProof/>
                <w:webHidden/>
              </w:rPr>
              <w:t>28</w:t>
            </w:r>
            <w:r>
              <w:rPr>
                <w:noProof/>
                <w:webHidden/>
              </w:rPr>
              <w:fldChar w:fldCharType="end"/>
            </w:r>
            <w:r w:rsidRPr="00502B8A">
              <w:rPr>
                <w:rStyle w:val="Hipercze"/>
                <w:noProof/>
              </w:rPr>
              <w:fldChar w:fldCharType="end"/>
            </w:r>
          </w:ins>
        </w:p>
        <w:p w14:paraId="24D7DED2" w14:textId="098DD339" w:rsidR="009817E3" w:rsidRDefault="009817E3">
          <w:pPr>
            <w:pStyle w:val="Spistreci2"/>
            <w:rPr>
              <w:ins w:id="68" w:author="Marek Małek" w:date="2024-01-31T18:00:00Z"/>
              <w:rFonts w:asciiTheme="minorHAnsi" w:eastAsiaTheme="minorEastAsia" w:hAnsiTheme="minorHAnsi" w:cstheme="minorBidi"/>
              <w:noProof/>
              <w:kern w:val="2"/>
              <w:sz w:val="22"/>
              <w:szCs w:val="22"/>
              <w14:ligatures w14:val="standardContextual"/>
            </w:rPr>
          </w:pPr>
          <w:ins w:id="69"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"_Toc157616487"</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4.3</w:t>
            </w:r>
            <w:r>
              <w:rPr>
                <w:rFonts w:asciiTheme="minorHAnsi" w:eastAsiaTheme="minorEastAsia" w:hAnsiTheme="minorHAnsi" w:cstheme="minorBidi"/>
                <w:noProof/>
                <w:kern w:val="2"/>
                <w:sz w:val="22"/>
                <w:szCs w:val="22"/>
                <w14:ligatures w14:val="standardContextual"/>
              </w:rPr>
              <w:tab/>
            </w:r>
            <w:r w:rsidRPr="00502B8A">
              <w:rPr>
                <w:rStyle w:val="Hipercze"/>
                <w:noProof/>
              </w:rPr>
              <w:t>Porównanie wyników</w:t>
            </w:r>
            <w:r>
              <w:rPr>
                <w:noProof/>
                <w:webHidden/>
              </w:rPr>
              <w:tab/>
            </w:r>
            <w:r>
              <w:rPr>
                <w:noProof/>
                <w:webHidden/>
              </w:rPr>
              <w:fldChar w:fldCharType="begin"/>
            </w:r>
            <w:r>
              <w:rPr>
                <w:noProof/>
                <w:webHidden/>
              </w:rPr>
              <w:instrText xml:space="preserve"> PAGEREF _Toc157616487 \h </w:instrText>
            </w:r>
            <w:r>
              <w:rPr>
                <w:noProof/>
                <w:webHidden/>
              </w:rPr>
            </w:r>
          </w:ins>
          <w:r>
            <w:rPr>
              <w:noProof/>
              <w:webHidden/>
            </w:rPr>
            <w:fldChar w:fldCharType="separate"/>
          </w:r>
          <w:ins w:id="70" w:author="Marek Małek" w:date="2024-01-31T18:00:00Z">
            <w:r>
              <w:rPr>
                <w:noProof/>
                <w:webHidden/>
              </w:rPr>
              <w:t>28</w:t>
            </w:r>
            <w:r>
              <w:rPr>
                <w:noProof/>
                <w:webHidden/>
              </w:rPr>
              <w:fldChar w:fldCharType="end"/>
            </w:r>
            <w:r w:rsidRPr="00502B8A">
              <w:rPr>
                <w:rStyle w:val="Hipercze"/>
                <w:noProof/>
              </w:rPr>
              <w:fldChar w:fldCharType="end"/>
            </w:r>
          </w:ins>
        </w:p>
        <w:p w14:paraId="088BD597" w14:textId="2B0ED251" w:rsidR="009817E3" w:rsidRDefault="009817E3">
          <w:pPr>
            <w:pStyle w:val="Spistreci1"/>
            <w:tabs>
              <w:tab w:val="right" w:leader="dot" w:pos="9062"/>
            </w:tabs>
            <w:rPr>
              <w:ins w:id="71" w:author="Marek Małek" w:date="2024-01-31T18:00:00Z"/>
              <w:rFonts w:asciiTheme="minorHAnsi" w:eastAsiaTheme="minorEastAsia" w:hAnsiTheme="minorHAnsi" w:cstheme="minorBidi"/>
              <w:noProof/>
              <w:kern w:val="2"/>
              <w:sz w:val="22"/>
              <w:szCs w:val="22"/>
              <w14:ligatures w14:val="standardContextual"/>
            </w:rPr>
          </w:pPr>
          <w:ins w:id="72"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"_Toc157616488"</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BIBLIOGRAFIA</w:t>
            </w:r>
            <w:r>
              <w:rPr>
                <w:noProof/>
                <w:webHidden/>
              </w:rPr>
              <w:tab/>
            </w:r>
            <w:r>
              <w:rPr>
                <w:noProof/>
                <w:webHidden/>
              </w:rPr>
              <w:fldChar w:fldCharType="begin"/>
            </w:r>
            <w:r>
              <w:rPr>
                <w:noProof/>
                <w:webHidden/>
              </w:rPr>
              <w:instrText xml:space="preserve"> PAGEREF _Toc157616488 \h </w:instrText>
            </w:r>
            <w:r>
              <w:rPr>
                <w:noProof/>
                <w:webHidden/>
              </w:rPr>
            </w:r>
          </w:ins>
          <w:r>
            <w:rPr>
              <w:noProof/>
              <w:webHidden/>
            </w:rPr>
            <w:fldChar w:fldCharType="separate"/>
          </w:r>
          <w:ins w:id="73" w:author="Marek Małek" w:date="2024-01-31T18:00:00Z">
            <w:r>
              <w:rPr>
                <w:noProof/>
                <w:webHidden/>
              </w:rPr>
              <w:t>29</w:t>
            </w:r>
            <w:r>
              <w:rPr>
                <w:noProof/>
                <w:webHidden/>
              </w:rPr>
              <w:fldChar w:fldCharType="end"/>
            </w:r>
            <w:r w:rsidRPr="00502B8A">
              <w:rPr>
                <w:rStyle w:val="Hipercze"/>
                <w:noProof/>
              </w:rPr>
              <w:fldChar w:fldCharType="end"/>
            </w:r>
          </w:ins>
        </w:p>
        <w:p w14:paraId="778DB747" w14:textId="5D072AF0" w:rsidR="009817E3" w:rsidRDefault="009817E3">
          <w:pPr>
            <w:pStyle w:val="Spistreci2"/>
            <w:rPr>
              <w:ins w:id="74" w:author="Marek Małek" w:date="2024-01-31T18:00:00Z"/>
              <w:rFonts w:asciiTheme="minorHAnsi" w:eastAsiaTheme="minorEastAsia" w:hAnsiTheme="minorHAnsi" w:cstheme="minorBidi"/>
              <w:noProof/>
              <w:kern w:val="2"/>
              <w:sz w:val="22"/>
              <w:szCs w:val="22"/>
              <w14:ligatures w14:val="standardContextual"/>
            </w:rPr>
          </w:pPr>
          <w:ins w:id="75"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"_Toc157616489"</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Opracowania książkowe</w:t>
            </w:r>
            <w:r>
              <w:rPr>
                <w:noProof/>
                <w:webHidden/>
              </w:rPr>
              <w:tab/>
            </w:r>
            <w:r>
              <w:rPr>
                <w:noProof/>
                <w:webHidden/>
              </w:rPr>
              <w:fldChar w:fldCharType="begin"/>
            </w:r>
            <w:r>
              <w:rPr>
                <w:noProof/>
                <w:webHidden/>
              </w:rPr>
              <w:instrText xml:space="preserve"> PAGEREF _Toc157616489 \h </w:instrText>
            </w:r>
            <w:r>
              <w:rPr>
                <w:noProof/>
                <w:webHidden/>
              </w:rPr>
            </w:r>
          </w:ins>
          <w:r>
            <w:rPr>
              <w:noProof/>
              <w:webHidden/>
            </w:rPr>
            <w:fldChar w:fldCharType="separate"/>
          </w:r>
          <w:ins w:id="76" w:author="Marek Małek" w:date="2024-01-31T18:00:00Z">
            <w:r>
              <w:rPr>
                <w:noProof/>
                <w:webHidden/>
              </w:rPr>
              <w:t>29</w:t>
            </w:r>
            <w:r>
              <w:rPr>
                <w:noProof/>
                <w:webHidden/>
              </w:rPr>
              <w:fldChar w:fldCharType="end"/>
            </w:r>
            <w:r w:rsidRPr="00502B8A">
              <w:rPr>
                <w:rStyle w:val="Hipercze"/>
                <w:noProof/>
              </w:rPr>
              <w:fldChar w:fldCharType="end"/>
            </w:r>
          </w:ins>
        </w:p>
        <w:p w14:paraId="12BD0C31" w14:textId="56A1A746" w:rsidR="009817E3" w:rsidRDefault="009817E3">
          <w:pPr>
            <w:pStyle w:val="Spistreci2"/>
            <w:rPr>
              <w:ins w:id="77" w:author="Marek Małek" w:date="2024-01-31T18:00:00Z"/>
              <w:rFonts w:asciiTheme="minorHAnsi" w:eastAsiaTheme="minorEastAsia" w:hAnsiTheme="minorHAnsi" w:cstheme="minorBidi"/>
              <w:noProof/>
              <w:kern w:val="2"/>
              <w:sz w:val="22"/>
              <w:szCs w:val="22"/>
              <w14:ligatures w14:val="standardContextual"/>
            </w:rPr>
          </w:pPr>
          <w:ins w:id="78"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"_Toc157616490"</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lang w:val="en-GB"/>
              </w:rPr>
              <w:t>Netografia</w:t>
            </w:r>
            <w:r>
              <w:rPr>
                <w:noProof/>
                <w:webHidden/>
              </w:rPr>
              <w:tab/>
            </w:r>
            <w:r>
              <w:rPr>
                <w:noProof/>
                <w:webHidden/>
              </w:rPr>
              <w:fldChar w:fldCharType="begin"/>
            </w:r>
            <w:r>
              <w:rPr>
                <w:noProof/>
                <w:webHidden/>
              </w:rPr>
              <w:instrText xml:space="preserve"> PAGEREF _Toc157616490 \h </w:instrText>
            </w:r>
            <w:r>
              <w:rPr>
                <w:noProof/>
                <w:webHidden/>
              </w:rPr>
            </w:r>
          </w:ins>
          <w:r>
            <w:rPr>
              <w:noProof/>
              <w:webHidden/>
            </w:rPr>
            <w:fldChar w:fldCharType="separate"/>
          </w:r>
          <w:ins w:id="79" w:author="Marek Małek" w:date="2024-01-31T18:00:00Z">
            <w:r>
              <w:rPr>
                <w:noProof/>
                <w:webHidden/>
              </w:rPr>
              <w:t>29</w:t>
            </w:r>
            <w:r>
              <w:rPr>
                <w:noProof/>
                <w:webHidden/>
              </w:rPr>
              <w:fldChar w:fldCharType="end"/>
            </w:r>
            <w:r w:rsidRPr="00502B8A">
              <w:rPr>
                <w:rStyle w:val="Hipercze"/>
                <w:noProof/>
              </w:rPr>
              <w:fldChar w:fldCharType="end"/>
            </w:r>
          </w:ins>
        </w:p>
        <w:p w14:paraId="79896EC4" w14:textId="2D859AFA" w:rsidR="009817E3" w:rsidRDefault="009817E3">
          <w:pPr>
            <w:pStyle w:val="Spistreci1"/>
            <w:tabs>
              <w:tab w:val="right" w:leader="dot" w:pos="9062"/>
            </w:tabs>
            <w:rPr>
              <w:ins w:id="80" w:author="Marek Małek" w:date="2024-01-31T18:00:00Z"/>
              <w:rFonts w:asciiTheme="minorHAnsi" w:eastAsiaTheme="minorEastAsia" w:hAnsiTheme="minorHAnsi" w:cstheme="minorBidi"/>
              <w:noProof/>
              <w:kern w:val="2"/>
              <w:sz w:val="22"/>
              <w:szCs w:val="22"/>
              <w14:ligatures w14:val="standardContextual"/>
            </w:rPr>
          </w:pPr>
          <w:ins w:id="81" w:author="Marek Małek" w:date="2024-01-31T18:00:00Z">
            <w:r w:rsidRPr="00502B8A">
              <w:rPr>
                <w:rStyle w:val="Hipercze"/>
                <w:noProof/>
              </w:rPr>
              <w:fldChar w:fldCharType="begin"/>
            </w:r>
            <w:r w:rsidRPr="00502B8A">
              <w:rPr>
                <w:rStyle w:val="Hipercze"/>
                <w:noProof/>
              </w:rPr>
              <w:instrText xml:space="preserve"> </w:instrText>
            </w:r>
            <w:r>
              <w:rPr>
                <w:noProof/>
              </w:rPr>
              <w:instrText>HYPERLINK \l "_Toc157616491"</w:instrText>
            </w:r>
            <w:r w:rsidRPr="00502B8A">
              <w:rPr>
                <w:rStyle w:val="Hipercze"/>
                <w:noProof/>
              </w:rPr>
              <w:instrText xml:space="preserve"> </w:instrText>
            </w:r>
            <w:r w:rsidRPr="00502B8A">
              <w:rPr>
                <w:rStyle w:val="Hipercze"/>
                <w:noProof/>
              </w:rPr>
            </w:r>
            <w:r w:rsidRPr="00502B8A">
              <w:rPr>
                <w:rStyle w:val="Hipercze"/>
                <w:noProof/>
              </w:rPr>
              <w:fldChar w:fldCharType="separate"/>
            </w:r>
            <w:r w:rsidRPr="00502B8A">
              <w:rPr>
                <w:rStyle w:val="Hipercze"/>
                <w:noProof/>
              </w:rPr>
              <w:t>SPIS RYSUNKÓW</w:t>
            </w:r>
            <w:r>
              <w:rPr>
                <w:noProof/>
                <w:webHidden/>
              </w:rPr>
              <w:tab/>
            </w:r>
            <w:r>
              <w:rPr>
                <w:noProof/>
                <w:webHidden/>
              </w:rPr>
              <w:fldChar w:fldCharType="begin"/>
            </w:r>
            <w:r>
              <w:rPr>
                <w:noProof/>
                <w:webHidden/>
              </w:rPr>
              <w:instrText xml:space="preserve"> PAGEREF _Toc157616491 \h </w:instrText>
            </w:r>
            <w:r>
              <w:rPr>
                <w:noProof/>
                <w:webHidden/>
              </w:rPr>
            </w:r>
          </w:ins>
          <w:r>
            <w:rPr>
              <w:noProof/>
              <w:webHidden/>
            </w:rPr>
            <w:fldChar w:fldCharType="separate"/>
          </w:r>
          <w:ins w:id="82" w:author="Marek Małek" w:date="2024-01-31T18:00:00Z">
            <w:r>
              <w:rPr>
                <w:noProof/>
                <w:webHidden/>
              </w:rPr>
              <w:t>30</w:t>
            </w:r>
            <w:r>
              <w:rPr>
                <w:noProof/>
                <w:webHidden/>
              </w:rPr>
              <w:fldChar w:fldCharType="end"/>
            </w:r>
            <w:r w:rsidRPr="00502B8A">
              <w:rPr>
                <w:rStyle w:val="Hipercze"/>
                <w:noProof/>
              </w:rPr>
              <w:fldChar w:fldCharType="end"/>
            </w:r>
          </w:ins>
        </w:p>
        <w:p w14:paraId="4B7D4BAB" w14:textId="286B5389" w:rsidR="00422435" w:rsidDel="009817E3" w:rsidRDefault="00422435">
          <w:pPr>
            <w:pStyle w:val="Spistreci1"/>
            <w:tabs>
              <w:tab w:val="right" w:leader="dot" w:pos="9062"/>
            </w:tabs>
            <w:rPr>
              <w:del w:id="83" w:author="Marek Małek" w:date="2024-01-31T18:00:00Z"/>
              <w:rFonts w:asciiTheme="minorHAnsi" w:eastAsiaTheme="minorEastAsia" w:hAnsiTheme="minorHAnsi" w:cstheme="minorBidi"/>
              <w:noProof/>
              <w:kern w:val="2"/>
              <w:sz w:val="22"/>
              <w:szCs w:val="22"/>
              <w14:ligatures w14:val="standardContextual"/>
            </w:rPr>
          </w:pPr>
          <w:del w:id="84" w:author="Marek Małek" w:date="2024-01-31T18:00:00Z">
            <w:r w:rsidRPr="009817E3" w:rsidDel="009817E3">
              <w:rPr>
                <w:noProof/>
                <w:rPrChange w:id="85" w:author="Marek Małek" w:date="2024-01-31T18:00:00Z">
                  <w:rPr>
                    <w:rStyle w:val="Hipercze"/>
                    <w:noProof/>
                  </w:rPr>
                </w:rPrChange>
              </w:rPr>
              <w:delText>WSTĘP</w:delText>
            </w:r>
            <w:r w:rsidDel="009817E3">
              <w:rPr>
                <w:noProof/>
                <w:webHidden/>
              </w:rPr>
              <w:tab/>
              <w:delText>2</w:delText>
            </w:r>
          </w:del>
        </w:p>
        <w:p w14:paraId="20CCB97D" w14:textId="3A242197" w:rsidR="00422435" w:rsidDel="009817E3" w:rsidRDefault="00422435">
          <w:pPr>
            <w:pStyle w:val="Spistreci1"/>
            <w:tabs>
              <w:tab w:val="right" w:leader="dot" w:pos="9062"/>
            </w:tabs>
            <w:rPr>
              <w:del w:id="86" w:author="Marek Małek" w:date="2024-01-31T18:00:00Z"/>
              <w:rFonts w:asciiTheme="minorHAnsi" w:eastAsiaTheme="minorEastAsia" w:hAnsiTheme="minorHAnsi" w:cstheme="minorBidi"/>
              <w:noProof/>
              <w:kern w:val="2"/>
              <w:sz w:val="22"/>
              <w:szCs w:val="22"/>
              <w14:ligatures w14:val="standardContextual"/>
            </w:rPr>
          </w:pPr>
          <w:del w:id="87" w:author="Marek Małek" w:date="2024-01-31T18:00:00Z">
            <w:r w:rsidRPr="009817E3" w:rsidDel="009817E3">
              <w:rPr>
                <w:noProof/>
                <w:rPrChange w:id="88" w:author="Marek Małek" w:date="2024-01-31T18:00:00Z">
                  <w:rPr>
                    <w:rStyle w:val="Hipercze"/>
                    <w:noProof/>
                  </w:rPr>
                </w:rPrChange>
              </w:rPr>
              <w:delText>Rozdział 1 – Historia Sieci Neuronowych</w:delText>
            </w:r>
            <w:r w:rsidDel="009817E3">
              <w:rPr>
                <w:noProof/>
                <w:webHidden/>
              </w:rPr>
              <w:tab/>
              <w:delText>4</w:delText>
            </w:r>
          </w:del>
        </w:p>
        <w:p w14:paraId="68F4A622" w14:textId="0FAF2A3D" w:rsidR="00422435" w:rsidDel="009817E3" w:rsidRDefault="00422435" w:rsidP="009817E3">
          <w:pPr>
            <w:pStyle w:val="Spistreci2"/>
            <w:rPr>
              <w:del w:id="89" w:author="Marek Małek" w:date="2024-01-31T18:00:00Z"/>
              <w:rFonts w:asciiTheme="minorHAnsi" w:eastAsiaTheme="minorEastAsia" w:hAnsiTheme="minorHAnsi" w:cstheme="minorBidi"/>
              <w:noProof/>
              <w:kern w:val="2"/>
              <w:sz w:val="22"/>
              <w:szCs w:val="22"/>
              <w14:ligatures w14:val="standardContextual"/>
            </w:rPr>
            <w:pPrChange w:id="90" w:author="Marek Małek" w:date="2024-01-31T18:00:00Z">
              <w:pPr>
                <w:pStyle w:val="Spistreci2"/>
                <w:tabs>
                  <w:tab w:val="left" w:pos="880"/>
                  <w:tab w:val="right" w:leader="dot" w:pos="9062"/>
                </w:tabs>
              </w:pPr>
            </w:pPrChange>
          </w:pPr>
          <w:del w:id="91" w:author="Marek Małek" w:date="2024-01-31T18:00:00Z">
            <w:r w:rsidRPr="009817E3" w:rsidDel="009817E3">
              <w:rPr>
                <w:noProof/>
                <w:rPrChange w:id="92" w:author="Marek Małek" w:date="2024-01-31T18:00:00Z">
                  <w:rPr>
                    <w:rStyle w:val="Hipercze"/>
                    <w:noProof/>
                  </w:rPr>
                </w:rPrChange>
              </w:rPr>
              <w:delText>1.1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93" w:author="Marek Małek" w:date="2024-01-31T18:00:00Z">
                  <w:rPr>
                    <w:rStyle w:val="Hipercze"/>
                    <w:noProof/>
                  </w:rPr>
                </w:rPrChange>
              </w:rPr>
              <w:delText>Wprowadzenie</w:delText>
            </w:r>
            <w:r w:rsidDel="009817E3">
              <w:rPr>
                <w:noProof/>
                <w:webHidden/>
              </w:rPr>
              <w:tab/>
              <w:delText>4</w:delText>
            </w:r>
          </w:del>
        </w:p>
        <w:p w14:paraId="0C964943" w14:textId="621D84DE" w:rsidR="00422435" w:rsidDel="009817E3" w:rsidRDefault="00422435" w:rsidP="009817E3">
          <w:pPr>
            <w:pStyle w:val="Spistreci2"/>
            <w:rPr>
              <w:del w:id="94" w:author="Marek Małek" w:date="2024-01-31T18:00:00Z"/>
              <w:rFonts w:asciiTheme="minorHAnsi" w:eastAsiaTheme="minorEastAsia" w:hAnsiTheme="minorHAnsi" w:cstheme="minorBidi"/>
              <w:noProof/>
              <w:kern w:val="2"/>
              <w:sz w:val="22"/>
              <w:szCs w:val="22"/>
              <w14:ligatures w14:val="standardContextual"/>
            </w:rPr>
            <w:pPrChange w:id="95" w:author="Marek Małek" w:date="2024-01-31T18:00:00Z">
              <w:pPr>
                <w:pStyle w:val="Spistreci2"/>
                <w:tabs>
                  <w:tab w:val="left" w:pos="880"/>
                  <w:tab w:val="right" w:leader="dot" w:pos="9062"/>
                </w:tabs>
              </w:pPr>
            </w:pPrChange>
          </w:pPr>
          <w:del w:id="96" w:author="Marek Małek" w:date="2024-01-31T18:00:00Z">
            <w:r w:rsidRPr="009817E3" w:rsidDel="009817E3">
              <w:rPr>
                <w:noProof/>
                <w:rPrChange w:id="97" w:author="Marek Małek" w:date="2024-01-31T18:00:00Z">
                  <w:rPr>
                    <w:rStyle w:val="Hipercze"/>
                    <w:noProof/>
                  </w:rPr>
                </w:rPrChange>
              </w:rPr>
              <w:delText>1.2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98" w:author="Marek Małek" w:date="2024-01-31T18:00:00Z">
                  <w:rPr>
                    <w:rStyle w:val="Hipercze"/>
                    <w:noProof/>
                  </w:rPr>
                </w:rPrChange>
              </w:rPr>
              <w:delText>Konwolucyjne Sieci Neuronowe (CNN)</w:delText>
            </w:r>
            <w:r w:rsidDel="009817E3">
              <w:rPr>
                <w:noProof/>
                <w:webHidden/>
              </w:rPr>
              <w:tab/>
              <w:delText>5</w:delText>
            </w:r>
          </w:del>
        </w:p>
        <w:p w14:paraId="7C8539D2" w14:textId="1C170815" w:rsidR="00422435" w:rsidDel="009817E3" w:rsidRDefault="00422435" w:rsidP="009817E3">
          <w:pPr>
            <w:pStyle w:val="Spistreci2"/>
            <w:rPr>
              <w:del w:id="99" w:author="Marek Małek" w:date="2024-01-31T18:00:00Z"/>
              <w:rFonts w:asciiTheme="minorHAnsi" w:eastAsiaTheme="minorEastAsia" w:hAnsiTheme="minorHAnsi" w:cstheme="minorBidi"/>
              <w:noProof/>
              <w:kern w:val="2"/>
              <w:sz w:val="22"/>
              <w:szCs w:val="22"/>
              <w14:ligatures w14:val="standardContextual"/>
            </w:rPr>
            <w:pPrChange w:id="100" w:author="Marek Małek" w:date="2024-01-31T18:00:00Z">
              <w:pPr>
                <w:pStyle w:val="Spistreci2"/>
                <w:tabs>
                  <w:tab w:val="left" w:pos="880"/>
                  <w:tab w:val="right" w:leader="dot" w:pos="9062"/>
                </w:tabs>
              </w:pPr>
            </w:pPrChange>
          </w:pPr>
          <w:del w:id="101" w:author="Marek Małek" w:date="2024-01-31T18:00:00Z">
            <w:r w:rsidRPr="009817E3" w:rsidDel="009817E3">
              <w:rPr>
                <w:noProof/>
                <w:rPrChange w:id="102" w:author="Marek Małek" w:date="2024-01-31T18:00:00Z">
                  <w:rPr>
                    <w:rStyle w:val="Hipercze"/>
                    <w:noProof/>
                  </w:rPr>
                </w:rPrChange>
              </w:rPr>
              <w:delText>1.3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03" w:author="Marek Małek" w:date="2024-01-31T18:00:00Z">
                  <w:rPr>
                    <w:rStyle w:val="Hipercze"/>
                    <w:noProof/>
                  </w:rPr>
                </w:rPrChange>
              </w:rPr>
              <w:delText>Mechanizm propagacji wstecznej</w:delText>
            </w:r>
            <w:r w:rsidDel="009817E3">
              <w:rPr>
                <w:noProof/>
                <w:webHidden/>
              </w:rPr>
              <w:tab/>
              <w:delText>6</w:delText>
            </w:r>
          </w:del>
        </w:p>
        <w:p w14:paraId="1E082D1E" w14:textId="5C633C92" w:rsidR="00422435" w:rsidDel="009817E3" w:rsidRDefault="00422435" w:rsidP="009817E3">
          <w:pPr>
            <w:pStyle w:val="Spistreci2"/>
            <w:rPr>
              <w:del w:id="104" w:author="Marek Małek" w:date="2024-01-31T18:00:00Z"/>
              <w:rFonts w:asciiTheme="minorHAnsi" w:eastAsiaTheme="minorEastAsia" w:hAnsiTheme="minorHAnsi" w:cstheme="minorBidi"/>
              <w:noProof/>
              <w:kern w:val="2"/>
              <w:sz w:val="22"/>
              <w:szCs w:val="22"/>
              <w14:ligatures w14:val="standardContextual"/>
            </w:rPr>
            <w:pPrChange w:id="105" w:author="Marek Małek" w:date="2024-01-31T18:00:00Z">
              <w:pPr>
                <w:pStyle w:val="Spistreci2"/>
                <w:tabs>
                  <w:tab w:val="left" w:pos="880"/>
                  <w:tab w:val="right" w:leader="dot" w:pos="9062"/>
                </w:tabs>
              </w:pPr>
            </w:pPrChange>
          </w:pPr>
          <w:del w:id="106" w:author="Marek Małek" w:date="2024-01-31T18:00:00Z">
            <w:r w:rsidRPr="009817E3" w:rsidDel="009817E3">
              <w:rPr>
                <w:noProof/>
                <w:rPrChange w:id="107" w:author="Marek Małek" w:date="2024-01-31T18:00:00Z">
                  <w:rPr>
                    <w:rStyle w:val="Hipercze"/>
                    <w:noProof/>
                  </w:rPr>
                </w:rPrChange>
              </w:rPr>
              <w:delText>1.4</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08" w:author="Marek Małek" w:date="2024-01-31T18:00:00Z">
                  <w:rPr>
                    <w:rStyle w:val="Hipercze"/>
                    <w:noProof/>
                  </w:rPr>
                </w:rPrChange>
              </w:rPr>
              <w:delText>Operacja splotu</w:delText>
            </w:r>
            <w:r w:rsidDel="009817E3">
              <w:rPr>
                <w:noProof/>
                <w:webHidden/>
              </w:rPr>
              <w:tab/>
              <w:delText>7</w:delText>
            </w:r>
          </w:del>
        </w:p>
        <w:p w14:paraId="3AB7AD3E" w14:textId="38571AFF" w:rsidR="00422435" w:rsidDel="009817E3" w:rsidRDefault="00422435" w:rsidP="009817E3">
          <w:pPr>
            <w:pStyle w:val="Spistreci2"/>
            <w:rPr>
              <w:del w:id="109" w:author="Marek Małek" w:date="2024-01-31T18:00:00Z"/>
              <w:rFonts w:asciiTheme="minorHAnsi" w:eastAsiaTheme="minorEastAsia" w:hAnsiTheme="minorHAnsi" w:cstheme="minorBidi"/>
              <w:noProof/>
              <w:kern w:val="2"/>
              <w:sz w:val="22"/>
              <w:szCs w:val="22"/>
              <w14:ligatures w14:val="standardContextual"/>
            </w:rPr>
            <w:pPrChange w:id="110" w:author="Marek Małek" w:date="2024-01-31T18:00:00Z">
              <w:pPr>
                <w:pStyle w:val="Spistreci2"/>
                <w:tabs>
                  <w:tab w:val="left" w:pos="880"/>
                  <w:tab w:val="right" w:leader="dot" w:pos="9062"/>
                </w:tabs>
              </w:pPr>
            </w:pPrChange>
          </w:pPr>
          <w:del w:id="111" w:author="Marek Małek" w:date="2024-01-31T18:00:00Z">
            <w:r w:rsidRPr="009817E3" w:rsidDel="009817E3">
              <w:rPr>
                <w:noProof/>
                <w:rPrChange w:id="112" w:author="Marek Małek" w:date="2024-01-31T18:00:00Z">
                  <w:rPr>
                    <w:rStyle w:val="Hipercze"/>
                    <w:noProof/>
                  </w:rPr>
                </w:rPrChange>
              </w:rPr>
              <w:delText>1.5</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13" w:author="Marek Małek" w:date="2024-01-31T18:00:00Z">
                  <w:rPr>
                    <w:rStyle w:val="Hipercze"/>
                    <w:noProof/>
                  </w:rPr>
                </w:rPrChange>
              </w:rPr>
              <w:delText>Użyte narzędzia i technologie</w:delText>
            </w:r>
            <w:r w:rsidDel="009817E3">
              <w:rPr>
                <w:noProof/>
                <w:webHidden/>
              </w:rPr>
              <w:tab/>
              <w:delText>7</w:delText>
            </w:r>
          </w:del>
        </w:p>
        <w:p w14:paraId="337DF918" w14:textId="38E597E9" w:rsidR="00422435" w:rsidDel="009817E3" w:rsidRDefault="00422435">
          <w:pPr>
            <w:pStyle w:val="Spistreci1"/>
            <w:tabs>
              <w:tab w:val="right" w:leader="dot" w:pos="9062"/>
            </w:tabs>
            <w:rPr>
              <w:del w:id="114" w:author="Marek Małek" w:date="2024-01-31T18:00:00Z"/>
              <w:rFonts w:asciiTheme="minorHAnsi" w:eastAsiaTheme="minorEastAsia" w:hAnsiTheme="minorHAnsi" w:cstheme="minorBidi"/>
              <w:noProof/>
              <w:kern w:val="2"/>
              <w:sz w:val="22"/>
              <w:szCs w:val="22"/>
              <w14:ligatures w14:val="standardContextual"/>
            </w:rPr>
          </w:pPr>
          <w:del w:id="115" w:author="Marek Małek" w:date="2024-01-31T18:00:00Z">
            <w:r w:rsidRPr="009817E3" w:rsidDel="009817E3">
              <w:rPr>
                <w:noProof/>
                <w:rPrChange w:id="116" w:author="Marek Małek" w:date="2024-01-31T18:00:00Z">
                  <w:rPr>
                    <w:rStyle w:val="Hipercze"/>
                    <w:noProof/>
                  </w:rPr>
                </w:rPrChange>
              </w:rPr>
              <w:delText>Rozdział 2 – Architektury InceptionResNetV2 i Xception</w:delText>
            </w:r>
            <w:r w:rsidDel="009817E3">
              <w:rPr>
                <w:noProof/>
                <w:webHidden/>
              </w:rPr>
              <w:tab/>
              <w:delText>9</w:delText>
            </w:r>
          </w:del>
        </w:p>
        <w:p w14:paraId="02C9D1D5" w14:textId="7085D3AC" w:rsidR="00422435" w:rsidDel="009817E3" w:rsidRDefault="00422435" w:rsidP="009817E3">
          <w:pPr>
            <w:pStyle w:val="Spistreci2"/>
            <w:rPr>
              <w:del w:id="117" w:author="Marek Małek" w:date="2024-01-31T18:00:00Z"/>
              <w:rFonts w:asciiTheme="minorHAnsi" w:eastAsiaTheme="minorEastAsia" w:hAnsiTheme="minorHAnsi" w:cstheme="minorBidi"/>
              <w:noProof/>
              <w:kern w:val="2"/>
              <w:sz w:val="22"/>
              <w:szCs w:val="22"/>
              <w14:ligatures w14:val="standardContextual"/>
            </w:rPr>
            <w:pPrChange w:id="118" w:author="Marek Małek" w:date="2024-01-31T18:00:00Z">
              <w:pPr>
                <w:pStyle w:val="Spistreci2"/>
                <w:tabs>
                  <w:tab w:val="left" w:pos="880"/>
                  <w:tab w:val="right" w:leader="dot" w:pos="9062"/>
                </w:tabs>
              </w:pPr>
            </w:pPrChange>
          </w:pPr>
          <w:del w:id="119" w:author="Marek Małek" w:date="2024-01-31T18:00:00Z">
            <w:r w:rsidRPr="009817E3" w:rsidDel="009817E3">
              <w:rPr>
                <w:noProof/>
                <w:rPrChange w:id="120" w:author="Marek Małek" w:date="2024-01-31T18:00:00Z">
                  <w:rPr>
                    <w:rStyle w:val="Hipercze"/>
                    <w:noProof/>
                  </w:rPr>
                </w:rPrChange>
              </w:rPr>
              <w:delText>2.1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21" w:author="Marek Małek" w:date="2024-01-31T18:00:00Z">
                  <w:rPr>
                    <w:rStyle w:val="Hipercze"/>
                    <w:noProof/>
                  </w:rPr>
                </w:rPrChange>
              </w:rPr>
              <w:delText>Architektura InceptionResNetV2</w:delText>
            </w:r>
            <w:r w:rsidDel="009817E3">
              <w:rPr>
                <w:noProof/>
                <w:webHidden/>
              </w:rPr>
              <w:tab/>
              <w:delText>9</w:delText>
            </w:r>
          </w:del>
        </w:p>
        <w:p w14:paraId="13839021" w14:textId="069CFB52" w:rsidR="00422435" w:rsidDel="009817E3" w:rsidRDefault="00422435" w:rsidP="009817E3">
          <w:pPr>
            <w:pStyle w:val="Spistreci2"/>
            <w:rPr>
              <w:del w:id="122" w:author="Marek Małek" w:date="2024-01-31T18:00:00Z"/>
              <w:rFonts w:asciiTheme="minorHAnsi" w:eastAsiaTheme="minorEastAsia" w:hAnsiTheme="minorHAnsi" w:cstheme="minorBidi"/>
              <w:noProof/>
              <w:kern w:val="2"/>
              <w:sz w:val="22"/>
              <w:szCs w:val="22"/>
              <w14:ligatures w14:val="standardContextual"/>
            </w:rPr>
            <w:pPrChange w:id="123" w:author="Marek Małek" w:date="2024-01-31T18:00:00Z">
              <w:pPr>
                <w:pStyle w:val="Spistreci2"/>
                <w:tabs>
                  <w:tab w:val="left" w:pos="880"/>
                  <w:tab w:val="right" w:leader="dot" w:pos="9062"/>
                </w:tabs>
              </w:pPr>
            </w:pPrChange>
          </w:pPr>
          <w:del w:id="124" w:author="Marek Małek" w:date="2024-01-31T18:00:00Z">
            <w:r w:rsidRPr="009817E3" w:rsidDel="009817E3">
              <w:rPr>
                <w:noProof/>
                <w:rPrChange w:id="125" w:author="Marek Małek" w:date="2024-01-31T18:00:00Z">
                  <w:rPr>
                    <w:rStyle w:val="Hipercze"/>
                    <w:noProof/>
                  </w:rPr>
                </w:rPrChange>
              </w:rPr>
              <w:delText>2.2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26" w:author="Marek Małek" w:date="2024-01-31T18:00:00Z">
                  <w:rPr>
                    <w:rStyle w:val="Hipercze"/>
                    <w:noProof/>
                  </w:rPr>
                </w:rPrChange>
              </w:rPr>
              <w:delText>Architektura Xception</w:delText>
            </w:r>
            <w:r w:rsidDel="009817E3">
              <w:rPr>
                <w:noProof/>
                <w:webHidden/>
              </w:rPr>
              <w:tab/>
              <w:delText>10</w:delText>
            </w:r>
          </w:del>
        </w:p>
        <w:p w14:paraId="393CFADD" w14:textId="15D992FC" w:rsidR="00422435" w:rsidDel="009817E3" w:rsidRDefault="00422435">
          <w:pPr>
            <w:pStyle w:val="Spistreci1"/>
            <w:tabs>
              <w:tab w:val="right" w:leader="dot" w:pos="9062"/>
            </w:tabs>
            <w:rPr>
              <w:del w:id="127" w:author="Marek Małek" w:date="2024-01-31T18:00:00Z"/>
              <w:rFonts w:asciiTheme="minorHAnsi" w:eastAsiaTheme="minorEastAsia" w:hAnsiTheme="minorHAnsi" w:cstheme="minorBidi"/>
              <w:noProof/>
              <w:kern w:val="2"/>
              <w:sz w:val="22"/>
              <w:szCs w:val="22"/>
              <w14:ligatures w14:val="standardContextual"/>
            </w:rPr>
          </w:pPr>
          <w:del w:id="128" w:author="Marek Małek" w:date="2024-01-31T18:00:00Z">
            <w:r w:rsidRPr="009817E3" w:rsidDel="009817E3">
              <w:rPr>
                <w:noProof/>
                <w:rPrChange w:id="129" w:author="Marek Małek" w:date="2024-01-31T18:00:00Z">
                  <w:rPr>
                    <w:rStyle w:val="Hipercze"/>
                    <w:noProof/>
                  </w:rPr>
                </w:rPrChange>
              </w:rPr>
              <w:delText>Rozdział 3 – Proces Trenowania Modeli</w:delText>
            </w:r>
            <w:r w:rsidDel="009817E3">
              <w:rPr>
                <w:noProof/>
                <w:webHidden/>
              </w:rPr>
              <w:tab/>
              <w:delText>12</w:delText>
            </w:r>
          </w:del>
        </w:p>
        <w:p w14:paraId="7370B597" w14:textId="23E4EBF3" w:rsidR="00422435" w:rsidDel="009817E3" w:rsidRDefault="00422435" w:rsidP="009817E3">
          <w:pPr>
            <w:pStyle w:val="Spistreci2"/>
            <w:rPr>
              <w:del w:id="130" w:author="Marek Małek" w:date="2024-01-31T18:00:00Z"/>
              <w:rFonts w:asciiTheme="minorHAnsi" w:eastAsiaTheme="minorEastAsia" w:hAnsiTheme="minorHAnsi" w:cstheme="minorBidi"/>
              <w:noProof/>
              <w:kern w:val="2"/>
              <w:sz w:val="22"/>
              <w:szCs w:val="22"/>
              <w14:ligatures w14:val="standardContextual"/>
            </w:rPr>
            <w:pPrChange w:id="131" w:author="Marek Małek" w:date="2024-01-31T18:00:00Z">
              <w:pPr>
                <w:pStyle w:val="Spistreci2"/>
                <w:tabs>
                  <w:tab w:val="left" w:pos="880"/>
                  <w:tab w:val="right" w:leader="dot" w:pos="9062"/>
                </w:tabs>
              </w:pPr>
            </w:pPrChange>
          </w:pPr>
          <w:del w:id="132" w:author="Marek Małek" w:date="2024-01-31T18:00:00Z">
            <w:r w:rsidRPr="009817E3" w:rsidDel="009817E3">
              <w:rPr>
                <w:noProof/>
                <w:rPrChange w:id="133" w:author="Marek Małek" w:date="2024-01-31T18:00:00Z">
                  <w:rPr>
                    <w:rStyle w:val="Hipercze"/>
                    <w:noProof/>
                  </w:rPr>
                </w:rPrChange>
              </w:rPr>
              <w:delText>3.1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34" w:author="Marek Małek" w:date="2024-01-31T18:00:00Z">
                  <w:rPr>
                    <w:rStyle w:val="Hipercze"/>
                    <w:noProof/>
                  </w:rPr>
                </w:rPrChange>
              </w:rPr>
              <w:delText>Zbiór danych i EDA</w:delText>
            </w:r>
            <w:r w:rsidDel="009817E3">
              <w:rPr>
                <w:noProof/>
                <w:webHidden/>
              </w:rPr>
              <w:tab/>
              <w:delText>12</w:delText>
            </w:r>
          </w:del>
        </w:p>
        <w:p w14:paraId="45F362BB" w14:textId="12B0BA9C" w:rsidR="00422435" w:rsidDel="009817E3" w:rsidRDefault="00422435" w:rsidP="009817E3">
          <w:pPr>
            <w:pStyle w:val="Spistreci2"/>
            <w:rPr>
              <w:del w:id="135" w:author="Marek Małek" w:date="2024-01-31T18:00:00Z"/>
              <w:rFonts w:asciiTheme="minorHAnsi" w:eastAsiaTheme="minorEastAsia" w:hAnsiTheme="minorHAnsi" w:cstheme="minorBidi"/>
              <w:noProof/>
              <w:kern w:val="2"/>
              <w:sz w:val="22"/>
              <w:szCs w:val="22"/>
              <w14:ligatures w14:val="standardContextual"/>
            </w:rPr>
            <w:pPrChange w:id="136" w:author="Marek Małek" w:date="2024-01-31T18:00:00Z">
              <w:pPr>
                <w:pStyle w:val="Spistreci2"/>
                <w:tabs>
                  <w:tab w:val="left" w:pos="880"/>
                  <w:tab w:val="right" w:leader="dot" w:pos="9062"/>
                </w:tabs>
              </w:pPr>
            </w:pPrChange>
          </w:pPr>
          <w:del w:id="137" w:author="Marek Małek" w:date="2024-01-31T18:00:00Z">
            <w:r w:rsidRPr="009817E3" w:rsidDel="009817E3">
              <w:rPr>
                <w:noProof/>
                <w:rPrChange w:id="138" w:author="Marek Małek" w:date="2024-01-31T18:00:00Z">
                  <w:rPr>
                    <w:rStyle w:val="Hipercze"/>
                    <w:noProof/>
                  </w:rPr>
                </w:rPrChange>
              </w:rPr>
              <w:delText>3.2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39" w:author="Marek Małek" w:date="2024-01-31T18:00:00Z">
                  <w:rPr>
                    <w:rStyle w:val="Hipercze"/>
                    <w:noProof/>
                  </w:rPr>
                </w:rPrChange>
              </w:rPr>
              <w:delText>Trenowanie i rezultaty modeli bazowych</w:delText>
            </w:r>
            <w:r w:rsidDel="009817E3">
              <w:rPr>
                <w:noProof/>
                <w:webHidden/>
              </w:rPr>
              <w:tab/>
              <w:delText>13</w:delText>
            </w:r>
          </w:del>
        </w:p>
        <w:p w14:paraId="251F89F6" w14:textId="7B9CDB8C" w:rsidR="00422435" w:rsidDel="009817E3" w:rsidRDefault="00422435" w:rsidP="009817E3">
          <w:pPr>
            <w:pStyle w:val="Spistreci2"/>
            <w:rPr>
              <w:del w:id="140" w:author="Marek Małek" w:date="2024-01-31T18:00:00Z"/>
              <w:rFonts w:asciiTheme="minorHAnsi" w:eastAsiaTheme="minorEastAsia" w:hAnsiTheme="minorHAnsi" w:cstheme="minorBidi"/>
              <w:noProof/>
              <w:kern w:val="2"/>
              <w:sz w:val="22"/>
              <w:szCs w:val="22"/>
              <w14:ligatures w14:val="standardContextual"/>
            </w:rPr>
            <w:pPrChange w:id="141" w:author="Marek Małek" w:date="2024-01-31T18:00:00Z">
              <w:pPr>
                <w:pStyle w:val="Spistreci2"/>
                <w:tabs>
                  <w:tab w:val="left" w:pos="880"/>
                  <w:tab w:val="right" w:leader="dot" w:pos="9062"/>
                </w:tabs>
              </w:pPr>
            </w:pPrChange>
          </w:pPr>
          <w:del w:id="142" w:author="Marek Małek" w:date="2024-01-31T18:00:00Z">
            <w:r w:rsidRPr="009817E3" w:rsidDel="009817E3">
              <w:rPr>
                <w:noProof/>
                <w:rPrChange w:id="143" w:author="Marek Małek" w:date="2024-01-31T18:00:00Z">
                  <w:rPr>
                    <w:rStyle w:val="Hipercze"/>
                    <w:noProof/>
                  </w:rPr>
                </w:rPrChange>
              </w:rPr>
              <w:delText>3.3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44" w:author="Marek Małek" w:date="2024-01-31T18:00:00Z">
                  <w:rPr>
                    <w:rStyle w:val="Hipercze"/>
                    <w:noProof/>
                  </w:rPr>
                </w:rPrChange>
              </w:rPr>
              <w:delText>Opis procesu uruchamiania treningów sieci neuronowych</w:delText>
            </w:r>
            <w:r w:rsidDel="009817E3">
              <w:rPr>
                <w:noProof/>
                <w:webHidden/>
              </w:rPr>
              <w:tab/>
              <w:delText>15</w:delText>
            </w:r>
          </w:del>
        </w:p>
        <w:p w14:paraId="45FC56AB" w14:textId="4E96B3BA" w:rsidR="00422435" w:rsidDel="009817E3" w:rsidRDefault="00422435" w:rsidP="009817E3">
          <w:pPr>
            <w:pStyle w:val="Spistreci2"/>
            <w:rPr>
              <w:del w:id="145" w:author="Marek Małek" w:date="2024-01-31T18:00:00Z"/>
              <w:rFonts w:asciiTheme="minorHAnsi" w:eastAsiaTheme="minorEastAsia" w:hAnsiTheme="minorHAnsi" w:cstheme="minorBidi"/>
              <w:noProof/>
              <w:kern w:val="2"/>
              <w:sz w:val="22"/>
              <w:szCs w:val="22"/>
              <w14:ligatures w14:val="standardContextual"/>
            </w:rPr>
            <w:pPrChange w:id="146" w:author="Marek Małek" w:date="2024-01-31T18:00:00Z">
              <w:pPr>
                <w:pStyle w:val="Spistreci2"/>
                <w:tabs>
                  <w:tab w:val="left" w:pos="880"/>
                  <w:tab w:val="right" w:leader="dot" w:pos="9062"/>
                </w:tabs>
              </w:pPr>
            </w:pPrChange>
          </w:pPr>
          <w:del w:id="147" w:author="Marek Małek" w:date="2024-01-31T18:00:00Z">
            <w:r w:rsidRPr="009817E3" w:rsidDel="009817E3">
              <w:rPr>
                <w:noProof/>
                <w:rPrChange w:id="148" w:author="Marek Małek" w:date="2024-01-31T18:00:00Z">
                  <w:rPr>
                    <w:rStyle w:val="Hipercze"/>
                    <w:noProof/>
                  </w:rPr>
                </w:rPrChange>
              </w:rPr>
              <w:delText>3.4</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49" w:author="Marek Małek" w:date="2024-01-31T18:00:00Z">
                  <w:rPr>
                    <w:rStyle w:val="Hipercze"/>
                    <w:noProof/>
                  </w:rPr>
                </w:rPrChange>
              </w:rPr>
              <w:delText>Trenowanie sieci neuronowych</w:delText>
            </w:r>
            <w:r w:rsidDel="009817E3">
              <w:rPr>
                <w:noProof/>
                <w:webHidden/>
              </w:rPr>
              <w:tab/>
              <w:delText>17</w:delText>
            </w:r>
          </w:del>
        </w:p>
        <w:p w14:paraId="7C95AFB7" w14:textId="02734E84" w:rsidR="00422435" w:rsidDel="009817E3" w:rsidRDefault="00422435" w:rsidP="009817E3">
          <w:pPr>
            <w:pStyle w:val="Spistreci2"/>
            <w:rPr>
              <w:del w:id="150" w:author="Marek Małek" w:date="2024-01-31T18:00:00Z"/>
              <w:rFonts w:asciiTheme="minorHAnsi" w:eastAsiaTheme="minorEastAsia" w:hAnsiTheme="minorHAnsi" w:cstheme="minorBidi"/>
              <w:noProof/>
              <w:kern w:val="2"/>
              <w:sz w:val="22"/>
              <w:szCs w:val="22"/>
              <w14:ligatures w14:val="standardContextual"/>
            </w:rPr>
            <w:pPrChange w:id="151" w:author="Marek Małek" w:date="2024-01-31T18:00:00Z">
              <w:pPr>
                <w:pStyle w:val="Spistreci2"/>
                <w:tabs>
                  <w:tab w:val="left" w:pos="880"/>
                  <w:tab w:val="right" w:leader="dot" w:pos="9062"/>
                </w:tabs>
              </w:pPr>
            </w:pPrChange>
          </w:pPr>
          <w:del w:id="152" w:author="Marek Małek" w:date="2024-01-31T18:00:00Z">
            <w:r w:rsidRPr="009817E3" w:rsidDel="009817E3">
              <w:rPr>
                <w:noProof/>
                <w:rPrChange w:id="153" w:author="Marek Małek" w:date="2024-01-31T18:00:00Z">
                  <w:rPr>
                    <w:rStyle w:val="Hipercze"/>
                    <w:noProof/>
                  </w:rPr>
                </w:rPrChange>
              </w:rPr>
              <w:delText>3.5</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54" w:author="Marek Małek" w:date="2024-01-31T18:00:00Z">
                  <w:rPr>
                    <w:rStyle w:val="Hipercze"/>
                    <w:noProof/>
                  </w:rPr>
                </w:rPrChange>
              </w:rPr>
              <w:delText>Usprawnianie sieci neuronowych</w:delText>
            </w:r>
            <w:r w:rsidDel="009817E3">
              <w:rPr>
                <w:noProof/>
                <w:webHidden/>
              </w:rPr>
              <w:tab/>
              <w:delText>22</w:delText>
            </w:r>
          </w:del>
        </w:p>
        <w:p w14:paraId="1582F845" w14:textId="6E4949FA" w:rsidR="00422435" w:rsidDel="009817E3" w:rsidRDefault="00422435" w:rsidP="009817E3">
          <w:pPr>
            <w:pStyle w:val="Spistreci2"/>
            <w:rPr>
              <w:del w:id="155" w:author="Marek Małek" w:date="2024-01-31T18:00:00Z"/>
              <w:rFonts w:asciiTheme="minorHAnsi" w:eastAsiaTheme="minorEastAsia" w:hAnsiTheme="minorHAnsi" w:cstheme="minorBidi"/>
              <w:noProof/>
              <w:kern w:val="2"/>
              <w:sz w:val="22"/>
              <w:szCs w:val="22"/>
              <w14:ligatures w14:val="standardContextual"/>
            </w:rPr>
            <w:pPrChange w:id="156" w:author="Marek Małek" w:date="2024-01-31T18:00:00Z">
              <w:pPr>
                <w:pStyle w:val="Spistreci2"/>
                <w:tabs>
                  <w:tab w:val="left" w:pos="880"/>
                  <w:tab w:val="right" w:leader="dot" w:pos="9062"/>
                </w:tabs>
              </w:pPr>
            </w:pPrChange>
          </w:pPr>
          <w:del w:id="157" w:author="Marek Małek" w:date="2024-01-31T18:00:00Z">
            <w:r w:rsidRPr="009817E3" w:rsidDel="009817E3">
              <w:rPr>
                <w:noProof/>
                <w:rPrChange w:id="158" w:author="Marek Małek" w:date="2024-01-31T18:00:00Z">
                  <w:rPr>
                    <w:rStyle w:val="Hipercze"/>
                    <w:noProof/>
                  </w:rPr>
                </w:rPrChange>
              </w:rPr>
              <w:delText>3.6</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59" w:author="Marek Małek" w:date="2024-01-31T18:00:00Z">
                  <w:rPr>
                    <w:rStyle w:val="Hipercze"/>
                    <w:noProof/>
                  </w:rPr>
                </w:rPrChange>
              </w:rPr>
              <w:delText>Wizualne porównanie wyników</w:delText>
            </w:r>
            <w:r w:rsidDel="009817E3">
              <w:rPr>
                <w:noProof/>
                <w:webHidden/>
              </w:rPr>
              <w:tab/>
              <w:delText>25</w:delText>
            </w:r>
          </w:del>
        </w:p>
        <w:p w14:paraId="5C7B1B0C" w14:textId="439BF1A8" w:rsidR="00422435" w:rsidDel="009817E3" w:rsidRDefault="00422435">
          <w:pPr>
            <w:pStyle w:val="Spistreci1"/>
            <w:tabs>
              <w:tab w:val="right" w:leader="dot" w:pos="9062"/>
            </w:tabs>
            <w:rPr>
              <w:del w:id="160" w:author="Marek Małek" w:date="2024-01-31T18:00:00Z"/>
              <w:rFonts w:asciiTheme="minorHAnsi" w:eastAsiaTheme="minorEastAsia" w:hAnsiTheme="minorHAnsi" w:cstheme="minorBidi"/>
              <w:noProof/>
              <w:kern w:val="2"/>
              <w:sz w:val="22"/>
              <w:szCs w:val="22"/>
              <w14:ligatures w14:val="standardContextual"/>
            </w:rPr>
          </w:pPr>
          <w:del w:id="161" w:author="Marek Małek" w:date="2024-01-31T18:00:00Z">
            <w:r w:rsidRPr="009817E3" w:rsidDel="009817E3">
              <w:rPr>
                <w:noProof/>
                <w:rPrChange w:id="162" w:author="Marek Małek" w:date="2024-01-31T18:00:00Z">
                  <w:rPr>
                    <w:rStyle w:val="Hipercze"/>
                    <w:noProof/>
                  </w:rPr>
                </w:rPrChange>
              </w:rPr>
              <w:delText>Rozdział 4 – Statystyczna Analiza Porównawcza</w:delText>
            </w:r>
            <w:r w:rsidDel="009817E3">
              <w:rPr>
                <w:noProof/>
                <w:webHidden/>
              </w:rPr>
              <w:tab/>
              <w:delText>28</w:delText>
            </w:r>
          </w:del>
        </w:p>
        <w:p w14:paraId="79C98D19" w14:textId="66960FFE" w:rsidR="00422435" w:rsidDel="009817E3" w:rsidRDefault="00422435" w:rsidP="009817E3">
          <w:pPr>
            <w:pStyle w:val="Spistreci2"/>
            <w:rPr>
              <w:del w:id="163" w:author="Marek Małek" w:date="2024-01-31T18:00:00Z"/>
              <w:rFonts w:asciiTheme="minorHAnsi" w:eastAsiaTheme="minorEastAsia" w:hAnsiTheme="minorHAnsi" w:cstheme="minorBidi"/>
              <w:noProof/>
              <w:kern w:val="2"/>
              <w:sz w:val="22"/>
              <w:szCs w:val="22"/>
              <w14:ligatures w14:val="standardContextual"/>
            </w:rPr>
            <w:pPrChange w:id="164" w:author="Marek Małek" w:date="2024-01-31T18:00:00Z">
              <w:pPr>
                <w:pStyle w:val="Spistreci2"/>
                <w:tabs>
                  <w:tab w:val="left" w:pos="880"/>
                  <w:tab w:val="right" w:leader="dot" w:pos="9062"/>
                </w:tabs>
              </w:pPr>
            </w:pPrChange>
          </w:pPr>
          <w:del w:id="165" w:author="Marek Małek" w:date="2024-01-31T18:00:00Z">
            <w:r w:rsidRPr="009817E3" w:rsidDel="009817E3">
              <w:rPr>
                <w:noProof/>
                <w:rPrChange w:id="166" w:author="Marek Małek" w:date="2024-01-31T18:00:00Z">
                  <w:rPr>
                    <w:rStyle w:val="Hipercze"/>
                    <w:noProof/>
                  </w:rPr>
                </w:rPrChange>
              </w:rPr>
              <w:delText>4.1</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67" w:author="Marek Małek" w:date="2024-01-31T18:00:00Z">
                  <w:rPr>
                    <w:rStyle w:val="Hipercze"/>
                    <w:noProof/>
                  </w:rPr>
                </w:rPrChange>
              </w:rPr>
              <w:delText>Opis procesu wyboru najlepszej instancji InceptionResNetV2</w:delText>
            </w:r>
            <w:r w:rsidDel="009817E3">
              <w:rPr>
                <w:noProof/>
                <w:webHidden/>
              </w:rPr>
              <w:tab/>
              <w:delText>28</w:delText>
            </w:r>
          </w:del>
        </w:p>
        <w:p w14:paraId="4436EDF2" w14:textId="2B757647" w:rsidR="00422435" w:rsidDel="009817E3" w:rsidRDefault="00422435" w:rsidP="009817E3">
          <w:pPr>
            <w:pStyle w:val="Spistreci2"/>
            <w:rPr>
              <w:del w:id="168" w:author="Marek Małek" w:date="2024-01-31T18:00:00Z"/>
              <w:rFonts w:asciiTheme="minorHAnsi" w:eastAsiaTheme="minorEastAsia" w:hAnsiTheme="minorHAnsi" w:cstheme="minorBidi"/>
              <w:noProof/>
              <w:kern w:val="2"/>
              <w:sz w:val="22"/>
              <w:szCs w:val="22"/>
              <w14:ligatures w14:val="standardContextual"/>
            </w:rPr>
            <w:pPrChange w:id="169" w:author="Marek Małek" w:date="2024-01-31T18:00:00Z">
              <w:pPr>
                <w:pStyle w:val="Spistreci2"/>
                <w:tabs>
                  <w:tab w:val="left" w:pos="880"/>
                  <w:tab w:val="right" w:leader="dot" w:pos="9062"/>
                </w:tabs>
              </w:pPr>
            </w:pPrChange>
          </w:pPr>
          <w:del w:id="170" w:author="Marek Małek" w:date="2024-01-31T18:00:00Z">
            <w:r w:rsidRPr="009817E3" w:rsidDel="009817E3">
              <w:rPr>
                <w:noProof/>
                <w:rPrChange w:id="171" w:author="Marek Małek" w:date="2024-01-31T18:00:00Z">
                  <w:rPr>
                    <w:rStyle w:val="Hipercze"/>
                    <w:noProof/>
                  </w:rPr>
                </w:rPrChange>
              </w:rPr>
              <w:delText>4.2</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72" w:author="Marek Małek" w:date="2024-01-31T18:00:00Z">
                  <w:rPr>
                    <w:rStyle w:val="Hipercze"/>
                    <w:noProof/>
                  </w:rPr>
                </w:rPrChange>
              </w:rPr>
              <w:delText>Opis procesu wyboru najlepszej instancji Xception</w:delText>
            </w:r>
            <w:r w:rsidDel="009817E3">
              <w:rPr>
                <w:noProof/>
                <w:webHidden/>
              </w:rPr>
              <w:tab/>
              <w:delText>28</w:delText>
            </w:r>
          </w:del>
        </w:p>
        <w:p w14:paraId="0A532C1E" w14:textId="4A21DC96" w:rsidR="00422435" w:rsidDel="009817E3" w:rsidRDefault="00422435" w:rsidP="009817E3">
          <w:pPr>
            <w:pStyle w:val="Spistreci2"/>
            <w:rPr>
              <w:del w:id="173" w:author="Marek Małek" w:date="2024-01-31T18:00:00Z"/>
              <w:rFonts w:asciiTheme="minorHAnsi" w:eastAsiaTheme="minorEastAsia" w:hAnsiTheme="minorHAnsi" w:cstheme="minorBidi"/>
              <w:noProof/>
              <w:kern w:val="2"/>
              <w:sz w:val="22"/>
              <w:szCs w:val="22"/>
              <w14:ligatures w14:val="standardContextual"/>
            </w:rPr>
            <w:pPrChange w:id="174" w:author="Marek Małek" w:date="2024-01-31T18:00:00Z">
              <w:pPr>
                <w:pStyle w:val="Spistreci2"/>
                <w:tabs>
                  <w:tab w:val="left" w:pos="880"/>
                  <w:tab w:val="right" w:leader="dot" w:pos="9062"/>
                </w:tabs>
              </w:pPr>
            </w:pPrChange>
          </w:pPr>
          <w:del w:id="175" w:author="Marek Małek" w:date="2024-01-31T18:00:00Z">
            <w:r w:rsidRPr="009817E3" w:rsidDel="009817E3">
              <w:rPr>
                <w:noProof/>
                <w:rPrChange w:id="176" w:author="Marek Małek" w:date="2024-01-31T18:00:00Z">
                  <w:rPr>
                    <w:rStyle w:val="Hipercze"/>
                    <w:noProof/>
                  </w:rPr>
                </w:rPrChange>
              </w:rPr>
              <w:delText>4.3</w:delText>
            </w:r>
            <w:r w:rsidDel="009817E3">
              <w:rPr>
                <w:rFonts w:asciiTheme="minorHAnsi" w:eastAsiaTheme="minorEastAsia" w:hAnsiTheme="minorHAnsi" w:cstheme="minorBidi"/>
                <w:noProof/>
                <w:kern w:val="2"/>
                <w:sz w:val="22"/>
                <w:szCs w:val="22"/>
                <w14:ligatures w14:val="standardContextual"/>
              </w:rPr>
              <w:tab/>
            </w:r>
            <w:r w:rsidRPr="009817E3" w:rsidDel="009817E3">
              <w:rPr>
                <w:noProof/>
                <w:rPrChange w:id="177" w:author="Marek Małek" w:date="2024-01-31T18:00:00Z">
                  <w:rPr>
                    <w:rStyle w:val="Hipercze"/>
                    <w:noProof/>
                  </w:rPr>
                </w:rPrChange>
              </w:rPr>
              <w:delText>Porównanie wyników</w:delText>
            </w:r>
            <w:r w:rsidDel="009817E3">
              <w:rPr>
                <w:noProof/>
                <w:webHidden/>
              </w:rPr>
              <w:tab/>
              <w:delText>28</w:delText>
            </w:r>
          </w:del>
        </w:p>
        <w:p w14:paraId="33D02E27" w14:textId="7B1C45A4" w:rsidR="00422435" w:rsidDel="009817E3" w:rsidRDefault="00422435">
          <w:pPr>
            <w:pStyle w:val="Spistreci1"/>
            <w:tabs>
              <w:tab w:val="right" w:leader="dot" w:pos="9062"/>
            </w:tabs>
            <w:rPr>
              <w:del w:id="178" w:author="Marek Małek" w:date="2024-01-31T18:00:00Z"/>
              <w:rFonts w:asciiTheme="minorHAnsi" w:eastAsiaTheme="minorEastAsia" w:hAnsiTheme="minorHAnsi" w:cstheme="minorBidi"/>
              <w:noProof/>
              <w:kern w:val="2"/>
              <w:sz w:val="22"/>
              <w:szCs w:val="22"/>
              <w14:ligatures w14:val="standardContextual"/>
            </w:rPr>
          </w:pPr>
          <w:del w:id="179" w:author="Marek Małek" w:date="2024-01-31T18:00:00Z">
            <w:r w:rsidRPr="009817E3" w:rsidDel="009817E3">
              <w:rPr>
                <w:noProof/>
                <w:rPrChange w:id="180" w:author="Marek Małek" w:date="2024-01-31T18:00:00Z">
                  <w:rPr>
                    <w:rStyle w:val="Hipercze"/>
                    <w:noProof/>
                  </w:rPr>
                </w:rPrChange>
              </w:rPr>
              <w:delText>BIBLIOGRAFIA</w:delText>
            </w:r>
            <w:r w:rsidDel="009817E3">
              <w:rPr>
                <w:noProof/>
                <w:webHidden/>
              </w:rPr>
              <w:tab/>
              <w:delText>29</w:delText>
            </w:r>
          </w:del>
        </w:p>
        <w:p w14:paraId="54874AEF" w14:textId="778D0420" w:rsidR="00422435" w:rsidDel="009817E3" w:rsidRDefault="00422435" w:rsidP="009817E3">
          <w:pPr>
            <w:pStyle w:val="Spistreci2"/>
            <w:rPr>
              <w:del w:id="181" w:author="Marek Małek" w:date="2024-01-31T18:00:00Z"/>
              <w:rFonts w:asciiTheme="minorHAnsi" w:eastAsiaTheme="minorEastAsia" w:hAnsiTheme="minorHAnsi" w:cstheme="minorBidi"/>
              <w:noProof/>
              <w:kern w:val="2"/>
              <w:sz w:val="22"/>
              <w:szCs w:val="22"/>
              <w14:ligatures w14:val="standardContextual"/>
            </w:rPr>
            <w:pPrChange w:id="182" w:author="Marek Małek" w:date="2024-01-31T18:00:00Z">
              <w:pPr>
                <w:pStyle w:val="Spistreci2"/>
                <w:tabs>
                  <w:tab w:val="right" w:leader="dot" w:pos="9062"/>
                </w:tabs>
              </w:pPr>
            </w:pPrChange>
          </w:pPr>
          <w:del w:id="183" w:author="Marek Małek" w:date="2024-01-31T18:00:00Z">
            <w:r w:rsidRPr="009817E3" w:rsidDel="009817E3">
              <w:rPr>
                <w:noProof/>
                <w:rPrChange w:id="184" w:author="Marek Małek" w:date="2024-01-31T18:00:00Z">
                  <w:rPr>
                    <w:rStyle w:val="Hipercze"/>
                    <w:noProof/>
                  </w:rPr>
                </w:rPrChange>
              </w:rPr>
              <w:delText>Opracowania książkowe</w:delText>
            </w:r>
            <w:r w:rsidDel="009817E3">
              <w:rPr>
                <w:noProof/>
                <w:webHidden/>
              </w:rPr>
              <w:tab/>
              <w:delText>29</w:delText>
            </w:r>
          </w:del>
        </w:p>
        <w:p w14:paraId="65529893" w14:textId="36CD38BC" w:rsidR="00422435" w:rsidDel="009817E3" w:rsidRDefault="00422435" w:rsidP="009817E3">
          <w:pPr>
            <w:pStyle w:val="Spistreci2"/>
            <w:rPr>
              <w:del w:id="185" w:author="Marek Małek" w:date="2024-01-31T18:00:00Z"/>
              <w:rFonts w:asciiTheme="minorHAnsi" w:eastAsiaTheme="minorEastAsia" w:hAnsiTheme="minorHAnsi" w:cstheme="minorBidi"/>
              <w:noProof/>
              <w:kern w:val="2"/>
              <w:sz w:val="22"/>
              <w:szCs w:val="22"/>
              <w14:ligatures w14:val="standardContextual"/>
            </w:rPr>
            <w:pPrChange w:id="186" w:author="Marek Małek" w:date="2024-01-31T18:00:00Z">
              <w:pPr>
                <w:pStyle w:val="Spistreci2"/>
                <w:tabs>
                  <w:tab w:val="right" w:leader="dot" w:pos="9062"/>
                </w:tabs>
              </w:pPr>
            </w:pPrChange>
          </w:pPr>
          <w:del w:id="187" w:author="Marek Małek" w:date="2024-01-31T18:00:00Z">
            <w:r w:rsidRPr="009817E3" w:rsidDel="009817E3">
              <w:rPr>
                <w:noProof/>
                <w:lang w:val="en-GB"/>
                <w:rPrChange w:id="188" w:author="Marek Małek" w:date="2024-01-31T18:00:00Z">
                  <w:rPr>
                    <w:rStyle w:val="Hipercze"/>
                    <w:noProof/>
                    <w:lang w:val="en-GB"/>
                  </w:rPr>
                </w:rPrChange>
              </w:rPr>
              <w:delText>Netografia</w:delText>
            </w:r>
            <w:r w:rsidDel="009817E3">
              <w:rPr>
                <w:noProof/>
                <w:webHidden/>
              </w:rPr>
              <w:tab/>
              <w:delText>29</w:delText>
            </w:r>
          </w:del>
        </w:p>
        <w:p w14:paraId="2CB432DE" w14:textId="767B8D62" w:rsidR="00422435" w:rsidDel="009817E3" w:rsidRDefault="00422435">
          <w:pPr>
            <w:pStyle w:val="Spistreci1"/>
            <w:tabs>
              <w:tab w:val="right" w:leader="dot" w:pos="9062"/>
            </w:tabs>
            <w:rPr>
              <w:del w:id="189" w:author="Marek Małek" w:date="2024-01-31T18:00:00Z"/>
              <w:rFonts w:asciiTheme="minorHAnsi" w:eastAsiaTheme="minorEastAsia" w:hAnsiTheme="minorHAnsi" w:cstheme="minorBidi"/>
              <w:noProof/>
              <w:kern w:val="2"/>
              <w:sz w:val="22"/>
              <w:szCs w:val="22"/>
              <w14:ligatures w14:val="standardContextual"/>
            </w:rPr>
          </w:pPr>
          <w:del w:id="190" w:author="Marek Małek" w:date="2024-01-31T18:00:00Z">
            <w:r w:rsidRPr="009817E3" w:rsidDel="009817E3">
              <w:rPr>
                <w:noProof/>
                <w:rPrChange w:id="191" w:author="Marek Małek" w:date="2024-01-31T18:00:00Z">
                  <w:rPr>
                    <w:rStyle w:val="Hipercze"/>
                    <w:noProof/>
                  </w:rPr>
                </w:rPrChange>
              </w:rPr>
              <w:delText>SPIS RYSUNKÓW</w:delText>
            </w:r>
            <w:r w:rsidDel="009817E3">
              <w:rPr>
                <w:noProof/>
                <w:webHidden/>
              </w:rPr>
              <w:tab/>
              <w:delText>30</w:delText>
            </w:r>
          </w:del>
        </w:p>
        <w:p w14:paraId="347D2C34" w14:textId="181044F8" w:rsidR="00952BDC" w:rsidRDefault="00952BDC">
          <w:r>
            <w:rPr>
              <w:b/>
              <w:bCs/>
            </w:rPr>
            <w:fldChar w:fldCharType="end"/>
          </w:r>
          <w:commentRangeEnd w:id="6"/>
          <w:r w:rsidR="00D41AE1">
            <w:rPr>
              <w:rStyle w:val="Odwoaniedokomentarza"/>
            </w:rPr>
            <w:commentReference w:id="6"/>
          </w:r>
          <w:commentRangeEnd w:id="7"/>
          <w:r w:rsidR="00E92EE3">
            <w:rPr>
              <w:rStyle w:val="Odwoaniedokomentarza"/>
            </w:rPr>
            <w:commentReference w:id="7"/>
          </w:r>
        </w:p>
      </w:sdtContent>
    </w:sdt>
    <w:p w14:paraId="34000046" w14:textId="14ADD147" w:rsidR="00560DDF" w:rsidRPr="00D334CD" w:rsidRDefault="00560DDF" w:rsidP="00560DDF">
      <w:pPr>
        <w:pStyle w:val="Nagwek1"/>
        <w:numPr>
          <w:ilvl w:val="0"/>
          <w:numId w:val="0"/>
        </w:numPr>
        <w:jc w:val="center"/>
      </w:pPr>
      <w:bookmarkStart w:id="192" w:name="_Toc157616464"/>
      <w:r w:rsidRPr="00D334CD">
        <w:lastRenderedPageBreak/>
        <w:t>WSTĘP</w:t>
      </w:r>
      <w:bookmarkEnd w:id="5"/>
      <w:bookmarkEnd w:id="4"/>
      <w:bookmarkEnd w:id="192"/>
    </w:p>
    <w:p w14:paraId="3E795ABC" w14:textId="2F164621" w:rsidR="000F3368" w:rsidRDefault="00560DDF" w:rsidP="00EF08E4">
      <w:pPr>
        <w:spacing w:after="160"/>
        <w:ind w:firstLine="708"/>
        <w:jc w:val="both"/>
        <w:rPr>
          <w:rFonts w:eastAsia="Calibri"/>
        </w:rPr>
      </w:pPr>
      <w:r>
        <w:rPr>
          <w:rFonts w:eastAsia="Calibri"/>
        </w:rPr>
        <w:t>Celem pracy jest</w:t>
      </w:r>
      <w:r w:rsidR="00206D75">
        <w:rPr>
          <w:rFonts w:eastAsia="Calibri"/>
        </w:rPr>
        <w:t xml:space="preserve"> </w:t>
      </w:r>
      <w:r w:rsidR="000F608D">
        <w:rPr>
          <w:rFonts w:eastAsia="Calibri"/>
        </w:rPr>
        <w:t>wykonanie analizy porównawczej</w:t>
      </w:r>
      <w:r w:rsidR="00206D75">
        <w:rPr>
          <w:rFonts w:eastAsia="Calibri"/>
        </w:rPr>
        <w:t xml:space="preserve"> dwóch, </w:t>
      </w:r>
      <w:commentRangeStart w:id="193"/>
      <w:del w:id="194" w:author="Marek Małek" w:date="2024-01-31T17:01:00Z">
        <w:r w:rsidR="00206D75" w:rsidDel="007953D5">
          <w:rPr>
            <w:rFonts w:eastAsia="Calibri"/>
          </w:rPr>
          <w:delText xml:space="preserve">klasycznych </w:delText>
        </w:r>
      </w:del>
      <w:commentRangeEnd w:id="193"/>
      <w:ins w:id="195" w:author="Marek Małek" w:date="2024-01-31T17:01:00Z">
        <w:r w:rsidR="007953D5">
          <w:rPr>
            <w:rFonts w:eastAsia="Calibri"/>
          </w:rPr>
          <w:t>często wybieranych</w:t>
        </w:r>
        <w:r w:rsidR="007953D5">
          <w:rPr>
            <w:rFonts w:eastAsia="Calibri"/>
          </w:rPr>
          <w:t xml:space="preserve"> </w:t>
        </w:r>
      </w:ins>
      <w:r w:rsidR="00D41AE1">
        <w:rPr>
          <w:rStyle w:val="Odwoaniedokomentarza"/>
        </w:rPr>
        <w:commentReference w:id="193"/>
      </w:r>
      <w:del w:id="196" w:author="Marek Małek" w:date="2024-01-31T17:01:00Z">
        <w:r w:rsidR="00206D75" w:rsidDel="007953D5">
          <w:rPr>
            <w:rFonts w:eastAsia="Calibri"/>
          </w:rPr>
          <w:delText>już</w:delText>
        </w:r>
      </w:del>
      <w:r w:rsidR="00206D75">
        <w:rPr>
          <w:rFonts w:eastAsia="Calibri"/>
        </w:rPr>
        <w:t xml:space="preserve"> architektur</w:t>
      </w:r>
      <w:r w:rsidR="005962F6">
        <w:rPr>
          <w:rFonts w:eastAsia="Calibri"/>
        </w:rPr>
        <w:t xml:space="preserve"> konwolucyjnych sieci neuronowych</w:t>
      </w:r>
      <w:r w:rsidR="000F608D">
        <w:rPr>
          <w:rFonts w:eastAsia="Calibri"/>
        </w:rPr>
        <w:t>, którymi są</w:t>
      </w:r>
      <w:r w:rsidR="005962F6">
        <w:rPr>
          <w:rFonts w:eastAsia="Calibri"/>
        </w:rPr>
        <w:t xml:space="preserve"> InceptionResNetV2 oraz Xception</w:t>
      </w:r>
      <w:r w:rsidR="000F608D">
        <w:rPr>
          <w:rFonts w:eastAsia="Calibri"/>
        </w:rPr>
        <w:t>. Obi</w:t>
      </w:r>
      <w:commentRangeStart w:id="197"/>
      <w:r w:rsidR="000F608D">
        <w:rPr>
          <w:rFonts w:eastAsia="Calibri"/>
        </w:rPr>
        <w:t xml:space="preserve">e te architektury </w:t>
      </w:r>
      <w:del w:id="198" w:author="Marek Małek" w:date="2024-01-31T17:02:00Z">
        <w:r w:rsidR="000F608D" w:rsidDel="007953D5">
          <w:rPr>
            <w:rFonts w:eastAsia="Calibri"/>
          </w:rPr>
          <w:delText>służyć będą za rdzeń</w:delText>
        </w:r>
        <w:commentRangeEnd w:id="197"/>
        <w:r w:rsidR="00D41AE1" w:rsidDel="007953D5">
          <w:rPr>
            <w:rStyle w:val="Odwoaniedokomentarza"/>
          </w:rPr>
          <w:commentReference w:id="197"/>
        </w:r>
      </w:del>
      <w:ins w:id="199" w:author="Marek Małek" w:date="2024-01-31T17:02:00Z">
        <w:r w:rsidR="007953D5">
          <w:rPr>
            <w:rFonts w:eastAsia="Calibri"/>
          </w:rPr>
          <w:t>stanowić będą podstawę</w:t>
        </w:r>
        <w:r w:rsidR="006E13A7">
          <w:rPr>
            <w:rFonts w:eastAsia="Calibri"/>
          </w:rPr>
          <w:t xml:space="preserve"> dla </w:t>
        </w:r>
      </w:ins>
      <w:ins w:id="200" w:author="Marek Małek" w:date="2024-01-31T17:03:00Z">
        <w:r w:rsidR="006E13A7">
          <w:rPr>
            <w:rFonts w:eastAsia="Calibri"/>
          </w:rPr>
          <w:t>rozszerzonych modeli opracowanych w ramach niniejszej pracy inżynierskiej.</w:t>
        </w:r>
      </w:ins>
      <w:del w:id="201" w:author="Marek Małek" w:date="2024-01-31T17:04:00Z">
        <w:r w:rsidR="000F608D" w:rsidDel="006E13A7">
          <w:rPr>
            <w:rFonts w:eastAsia="Calibri"/>
          </w:rPr>
          <w:delText xml:space="preserve"> kilkunastu wariacji mających na celu osiągnięcie wyników </w:delText>
        </w:r>
        <w:commentRangeStart w:id="202"/>
        <w:r w:rsidR="000F608D" w:rsidDel="006E13A7">
          <w:rPr>
            <w:rFonts w:eastAsia="Calibri"/>
          </w:rPr>
          <w:delText>lepszych, niż byłoby to możliwe przy użyciu niezmodyfikowanych sieci i surowych danych</w:delText>
        </w:r>
        <w:commentRangeEnd w:id="202"/>
        <w:r w:rsidR="00D41AE1" w:rsidDel="006E13A7">
          <w:rPr>
            <w:rStyle w:val="Odwoaniedokomentarza"/>
          </w:rPr>
          <w:commentReference w:id="202"/>
        </w:r>
        <w:r w:rsidR="000F608D" w:rsidDel="006E13A7">
          <w:rPr>
            <w:rFonts w:eastAsia="Calibri"/>
          </w:rPr>
          <w:delText>.</w:delText>
        </w:r>
      </w:del>
      <w:r w:rsidR="00476501">
        <w:rPr>
          <w:rFonts w:eastAsia="Calibri"/>
        </w:rPr>
        <w:t xml:space="preserve"> </w:t>
      </w:r>
      <w:r w:rsidR="00BB2029">
        <w:rPr>
          <w:rFonts w:eastAsia="Calibri"/>
        </w:rPr>
        <w:t>W jej skład wchodzić będą następujące części</w:t>
      </w:r>
      <w:r w:rsidR="000F3368">
        <w:rPr>
          <w:rFonts w:eastAsia="Calibri"/>
        </w:rPr>
        <w:t>:</w:t>
      </w:r>
    </w:p>
    <w:p w14:paraId="57D3C833" w14:textId="3ABFC212" w:rsidR="000F3368" w:rsidRDefault="00BB2029" w:rsidP="000F3368">
      <w:pPr>
        <w:pStyle w:val="Akapitzlist"/>
        <w:numPr>
          <w:ilvl w:val="0"/>
          <w:numId w:val="16"/>
        </w:numPr>
        <w:spacing w:after="160"/>
        <w:jc w:val="both"/>
        <w:rPr>
          <w:rFonts w:eastAsia="Calibri"/>
        </w:rPr>
      </w:pPr>
      <w:commentRangeStart w:id="203"/>
      <w:commentRangeStart w:id="204"/>
      <w:del w:id="205" w:author="Pawel Tomkiewicz" w:date="2024-01-06T16:06:00Z">
        <w:r w:rsidDel="00D41AE1">
          <w:rPr>
            <w:rFonts w:eastAsia="Calibri"/>
          </w:rPr>
          <w:delText xml:space="preserve">Krótka, eksploracyjna </w:delText>
        </w:r>
      </w:del>
      <w:ins w:id="206" w:author="Marek Małek" w:date="2024-01-31T17:05:00Z">
        <w:r w:rsidR="006E13A7">
          <w:rPr>
            <w:rFonts w:eastAsia="Calibri"/>
          </w:rPr>
          <w:t xml:space="preserve">Eksploracyjna </w:t>
        </w:r>
      </w:ins>
      <w:r>
        <w:rPr>
          <w:rFonts w:eastAsia="Calibri"/>
        </w:rPr>
        <w:t xml:space="preserve">analiza danych </w:t>
      </w:r>
      <w:commentRangeEnd w:id="203"/>
      <w:r w:rsidR="00D41AE1">
        <w:rPr>
          <w:rStyle w:val="Odwoaniedokomentarza"/>
        </w:rPr>
        <w:commentReference w:id="203"/>
      </w:r>
      <w:commentRangeEnd w:id="204"/>
      <w:r w:rsidR="006E13A7">
        <w:rPr>
          <w:rStyle w:val="Odwoaniedokomentarza"/>
        </w:rPr>
        <w:commentReference w:id="204"/>
      </w:r>
      <w:r>
        <w:rPr>
          <w:rFonts w:eastAsia="Calibri"/>
        </w:rPr>
        <w:t>(en. EDA</w:t>
      </w:r>
      <w:r>
        <w:rPr>
          <w:rStyle w:val="Odwoanieprzypisudolnego"/>
          <w:rFonts w:eastAsia="Calibri"/>
        </w:rPr>
        <w:footnoteReference w:id="1"/>
      </w:r>
      <w:r>
        <w:rPr>
          <w:rFonts w:eastAsia="Calibri"/>
        </w:rPr>
        <w:t>) – jej celem jest sprawdzenie rozkładu klas obrazów</w:t>
      </w:r>
    </w:p>
    <w:p w14:paraId="4D570A26" w14:textId="1169F07C" w:rsidR="00BB2029" w:rsidRDefault="00D41AE1" w:rsidP="000F3368">
      <w:pPr>
        <w:pStyle w:val="Akapitzlist"/>
        <w:numPr>
          <w:ilvl w:val="0"/>
          <w:numId w:val="16"/>
        </w:numPr>
        <w:spacing w:after="160"/>
        <w:jc w:val="both"/>
        <w:rPr>
          <w:rFonts w:eastAsia="Calibri"/>
        </w:rPr>
      </w:pPr>
      <w:r>
        <w:rPr>
          <w:rFonts w:eastAsia="Calibri"/>
        </w:rPr>
        <w:t xml:space="preserve">Dobór </w:t>
      </w:r>
      <w:r w:rsidR="00BB2029">
        <w:rPr>
          <w:rFonts w:eastAsia="Calibri"/>
        </w:rPr>
        <w:t xml:space="preserve">modelu bazowego – aby wyraźnie zobaczyć przewagę sieci neuronowych w danym zagadnieniu, dobrze jest najpierw zastosować prostsze i szeroko znane techniki </w:t>
      </w:r>
      <w:r w:rsidR="000F608D">
        <w:rPr>
          <w:rFonts w:eastAsia="Calibri"/>
        </w:rPr>
        <w:t>oraz</w:t>
      </w:r>
      <w:r w:rsidR="00BB2029">
        <w:rPr>
          <w:rFonts w:eastAsia="Calibri"/>
        </w:rPr>
        <w:t xml:space="preserve"> sprawdzić jaką one mają wydajność</w:t>
      </w:r>
    </w:p>
    <w:p w14:paraId="39242E63" w14:textId="405D3984" w:rsidR="00055177" w:rsidRDefault="00D41AE1" w:rsidP="000F3368">
      <w:pPr>
        <w:pStyle w:val="Akapitzlist"/>
        <w:numPr>
          <w:ilvl w:val="0"/>
          <w:numId w:val="16"/>
        </w:numPr>
        <w:spacing w:after="160"/>
        <w:jc w:val="both"/>
        <w:rPr>
          <w:rFonts w:eastAsia="Calibri"/>
        </w:rPr>
      </w:pPr>
      <w:r>
        <w:rPr>
          <w:rFonts w:eastAsia="Calibri"/>
        </w:rPr>
        <w:t xml:space="preserve">Analiza </w:t>
      </w:r>
      <w:del w:id="207" w:author="Marek Małek" w:date="2024-01-31T17:10:00Z">
        <w:r w:rsidDel="00CC05D3">
          <w:rPr>
            <w:rFonts w:eastAsia="Calibri"/>
          </w:rPr>
          <w:delText>efektyności</w:delText>
        </w:r>
      </w:del>
      <w:ins w:id="208" w:author="Marek Małek" w:date="2024-01-31T17:10:00Z">
        <w:r w:rsidR="00CC05D3">
          <w:rPr>
            <w:rFonts w:eastAsia="Calibri"/>
          </w:rPr>
          <w:t>efektywności</w:t>
        </w:r>
      </w:ins>
      <w:ins w:id="209" w:author="Marek Małek" w:date="2024-01-31T17:11:00Z">
        <w:r w:rsidR="005864A2">
          <w:rPr>
            <w:rFonts w:eastAsia="Calibri"/>
          </w:rPr>
          <w:t xml:space="preserve"> sieci </w:t>
        </w:r>
        <w:r w:rsidR="005864A2">
          <w:rPr>
            <w:rFonts w:eastAsia="Calibri"/>
          </w:rPr>
          <w:t>InceptionResNetV2</w:t>
        </w:r>
        <w:r w:rsidR="005864A2">
          <w:rPr>
            <w:rStyle w:val="Odwoanieprzypisudolnego"/>
            <w:rFonts w:eastAsia="Calibri"/>
          </w:rPr>
          <w:footnoteReference w:id="2"/>
        </w:r>
      </w:ins>
      <w:ins w:id="212" w:author="Pawel Tomkiewicz" w:date="2024-01-06T16:06:00Z">
        <w:r>
          <w:rPr>
            <w:rFonts w:eastAsia="Calibri"/>
          </w:rPr>
          <w:t xml:space="preserve"> </w:t>
        </w:r>
        <w:del w:id="213" w:author="Marek Małek" w:date="2024-01-31T17:10:00Z">
          <w:r w:rsidDel="0060172A">
            <w:rPr>
              <w:rFonts w:eastAsia="Calibri"/>
            </w:rPr>
            <w:delText>na przykładzie</w:delText>
          </w:r>
        </w:del>
      </w:ins>
      <w:ins w:id="214" w:author="Pawel Tomkiewicz" w:date="2024-01-06T16:07:00Z">
        <w:del w:id="215" w:author="Marek Małek" w:date="2024-01-31T17:10:00Z">
          <w:r w:rsidDel="0060172A">
            <w:rPr>
              <w:rFonts w:eastAsia="Calibri"/>
            </w:rPr>
            <w:delText>/</w:delText>
          </w:r>
        </w:del>
      </w:ins>
      <w:del w:id="216" w:author="Marek Małek" w:date="2024-01-31T17:10:00Z">
        <w:r w:rsidR="00BB2029" w:rsidDel="0060172A">
          <w:rPr>
            <w:rFonts w:eastAsia="Calibri"/>
          </w:rPr>
          <w:delText xml:space="preserve"> </w:delText>
        </w:r>
      </w:del>
      <w:r w:rsidR="00BB2029">
        <w:rPr>
          <w:rFonts w:eastAsia="Calibri"/>
        </w:rPr>
        <w:t>na zestawie danych HAM10000</w:t>
      </w:r>
      <w:r w:rsidR="00BB2029">
        <w:rPr>
          <w:rStyle w:val="Odwoanieprzypisudolnego"/>
          <w:rFonts w:eastAsia="Calibri"/>
        </w:rPr>
        <w:footnoteReference w:id="3"/>
      </w:r>
      <w:r w:rsidR="00BB2029">
        <w:rPr>
          <w:rFonts w:eastAsia="Calibri"/>
        </w:rPr>
        <w:t xml:space="preserve"> </w:t>
      </w:r>
      <w:del w:id="217" w:author="Marek Małek" w:date="2024-01-31T17:11:00Z">
        <w:r w:rsidR="00BB2029" w:rsidDel="005864A2">
          <w:rPr>
            <w:rFonts w:eastAsia="Calibri"/>
          </w:rPr>
          <w:delText>działa architektura InceptionResNetV2</w:delText>
        </w:r>
        <w:r w:rsidR="00055177" w:rsidDel="005864A2">
          <w:rPr>
            <w:rStyle w:val="Odwoanieprzypisudolnego"/>
            <w:rFonts w:eastAsia="Calibri"/>
          </w:rPr>
          <w:footnoteReference w:id="4"/>
        </w:r>
      </w:del>
      <w:r w:rsidR="00055177">
        <w:rPr>
          <w:rFonts w:eastAsia="Calibri"/>
        </w:rPr>
        <w:t xml:space="preserve">, na razie ignorując </w:t>
      </w:r>
      <w:commentRangeStart w:id="220"/>
      <w:del w:id="221" w:author="Marek Małek" w:date="2024-01-31T17:10:00Z">
        <w:r w:rsidR="00055177" w:rsidDel="0060172A">
          <w:rPr>
            <w:rFonts w:eastAsia="Calibri"/>
          </w:rPr>
          <w:delText xml:space="preserve">dysbalans </w:delText>
        </w:r>
      </w:del>
      <w:commentRangeEnd w:id="220"/>
      <w:ins w:id="222" w:author="Marek Małek" w:date="2024-01-31T17:10:00Z">
        <w:r w:rsidR="0060172A">
          <w:rPr>
            <w:rFonts w:eastAsia="Calibri"/>
          </w:rPr>
          <w:t>ni</w:t>
        </w:r>
      </w:ins>
      <w:ins w:id="223" w:author="Marek Małek" w:date="2024-01-31T17:11:00Z">
        <w:r w:rsidR="0060172A">
          <w:rPr>
            <w:rFonts w:eastAsia="Calibri"/>
          </w:rPr>
          <w:t>erównowagę</w:t>
        </w:r>
      </w:ins>
      <w:ins w:id="224" w:author="Marek Małek" w:date="2024-01-31T17:10:00Z">
        <w:r w:rsidR="0060172A">
          <w:rPr>
            <w:rFonts w:eastAsia="Calibri"/>
          </w:rPr>
          <w:t xml:space="preserve"> </w:t>
        </w:r>
      </w:ins>
      <w:r>
        <w:rPr>
          <w:rStyle w:val="Odwoaniedokomentarza"/>
        </w:rPr>
        <w:commentReference w:id="220"/>
      </w:r>
      <w:r w:rsidR="00055177">
        <w:rPr>
          <w:rFonts w:eastAsia="Calibri"/>
        </w:rPr>
        <w:t>klas; sprawdzenie, czy będzie w stanie pobić model bazowy</w:t>
      </w:r>
    </w:p>
    <w:p w14:paraId="6DA10DA6" w14:textId="79486228" w:rsidR="00BB2029" w:rsidRDefault="00D41AE1" w:rsidP="000F3368">
      <w:pPr>
        <w:pStyle w:val="Akapitzlist"/>
        <w:numPr>
          <w:ilvl w:val="0"/>
          <w:numId w:val="16"/>
        </w:numPr>
        <w:spacing w:after="160"/>
        <w:jc w:val="both"/>
        <w:rPr>
          <w:rFonts w:eastAsia="Calibri"/>
        </w:rPr>
      </w:pPr>
      <w:r>
        <w:rPr>
          <w:rFonts w:eastAsia="Calibri"/>
        </w:rPr>
        <w:t>Optymalizację</w:t>
      </w:r>
      <w:r w:rsidR="00055177">
        <w:rPr>
          <w:rFonts w:eastAsia="Calibri"/>
        </w:rPr>
        <w:t xml:space="preserve"> architektury tak, aby lepiej radziła sobie na zbiorze danych HAM10000</w:t>
      </w:r>
    </w:p>
    <w:p w14:paraId="32117EDC" w14:textId="6D206FF9" w:rsidR="00B80A8F" w:rsidRDefault="00D41AE1" w:rsidP="000F3368">
      <w:pPr>
        <w:pStyle w:val="Akapitzlist"/>
        <w:numPr>
          <w:ilvl w:val="0"/>
          <w:numId w:val="16"/>
        </w:numPr>
        <w:spacing w:after="160"/>
        <w:jc w:val="both"/>
        <w:rPr>
          <w:rFonts w:eastAsia="Calibri"/>
        </w:rPr>
      </w:pPr>
      <w:r>
        <w:rPr>
          <w:rFonts w:eastAsia="Calibri"/>
        </w:rPr>
        <w:t xml:space="preserve">Trenowanie i analiza uzyskanych wyników dla </w:t>
      </w:r>
      <w:r w:rsidR="000F608D">
        <w:rPr>
          <w:rFonts w:eastAsia="Calibri"/>
        </w:rPr>
        <w:t>Xception</w:t>
      </w:r>
      <w:r w:rsidR="00E949E7">
        <w:rPr>
          <w:rStyle w:val="Odwoanieprzypisudolnego"/>
          <w:rFonts w:eastAsia="Calibri"/>
        </w:rPr>
        <w:footnoteReference w:id="5"/>
      </w:r>
      <w:r w:rsidR="000F608D">
        <w:rPr>
          <w:rFonts w:eastAsia="Calibri"/>
        </w:rPr>
        <w:t xml:space="preserve"> </w:t>
      </w:r>
      <w:r w:rsidR="00E949E7">
        <w:rPr>
          <w:rFonts w:eastAsia="Calibri"/>
        </w:rPr>
        <w:t>i porównanie jej wyników z InceptionResNetV2</w:t>
      </w:r>
    </w:p>
    <w:p w14:paraId="331B0B2F" w14:textId="78438F67" w:rsidR="000F3368" w:rsidRDefault="00AA5E80" w:rsidP="00560DDF">
      <w:pPr>
        <w:spacing w:after="160"/>
        <w:ind w:firstLine="708"/>
        <w:jc w:val="both"/>
        <w:rPr>
          <w:rFonts w:eastAsia="Calibri"/>
        </w:rPr>
      </w:pPr>
      <w:ins w:id="225" w:author="Marek Małek" w:date="2024-01-31T17:13:00Z">
        <w:r>
          <w:rPr>
            <w:rFonts w:eastAsia="Calibri"/>
          </w:rPr>
          <w:t>Oprócz wyżej wymienionych komponentów, zostaną również opracowane skrypty, które ułatwią zarządzanie kodem oraz zautomatyzują procesy powtarzalnego uruchamiania treningów sieci neuronowych</w:t>
        </w:r>
      </w:ins>
      <w:ins w:id="226" w:author="Marek Małek" w:date="2024-01-31T17:14:00Z">
        <w:r>
          <w:rPr>
            <w:rFonts w:eastAsia="Calibri"/>
          </w:rPr>
          <w:t>. Takie działanie je</w:t>
        </w:r>
      </w:ins>
      <w:ins w:id="227" w:author="Marek Małek" w:date="2024-01-31T17:15:00Z">
        <w:r w:rsidR="000E54BC">
          <w:rPr>
            <w:rFonts w:eastAsia="Calibri"/>
          </w:rPr>
          <w:t>s</w:t>
        </w:r>
      </w:ins>
      <w:ins w:id="228" w:author="Marek Małek" w:date="2024-01-31T17:14:00Z">
        <w:r>
          <w:rPr>
            <w:rFonts w:eastAsia="Calibri"/>
          </w:rPr>
          <w:t xml:space="preserve">t kluczowe dla uzyskania wiarygodnych wniosków, biorąc pod uwagę, że w procesie szkolenia sieci neuronowych istnieje element losowości. Aby zrozumieć, które modyfikacje przyniosły pozytywne efekty, niezbędne jest wielokrotne uruchomienie treningów oraz agregacja </w:t>
        </w:r>
      </w:ins>
      <w:ins w:id="229" w:author="Marek Małek" w:date="2024-01-31T17:15:00Z">
        <w:r>
          <w:rPr>
            <w:rFonts w:eastAsia="Calibri"/>
          </w:rPr>
          <w:t>i analiza statystyczna wyników.</w:t>
        </w:r>
        <w:r w:rsidDel="00AA5E80">
          <w:rPr>
            <w:rFonts w:eastAsia="Calibri"/>
          </w:rPr>
          <w:t xml:space="preserve"> </w:t>
        </w:r>
      </w:ins>
      <w:commentRangeStart w:id="230"/>
      <w:del w:id="231" w:author="Marek Małek" w:date="2024-01-31T17:15:00Z">
        <w:r w:rsidR="000F3368" w:rsidDel="00AA5E80">
          <w:rPr>
            <w:rFonts w:eastAsia="Calibri"/>
          </w:rPr>
          <w:delText xml:space="preserve">Poza wymienionymi składowymi, </w:delText>
        </w:r>
        <w:r w:rsidR="00476501" w:rsidDel="00AA5E80">
          <w:rPr>
            <w:rFonts w:eastAsia="Calibri"/>
          </w:rPr>
          <w:delText>wykonane zostaną także skrypty ułatwiające zarządzanie kodem</w:delText>
        </w:r>
        <w:r w:rsidR="00FD3BD5" w:rsidDel="00AA5E80">
          <w:rPr>
            <w:rFonts w:eastAsia="Calibri"/>
          </w:rPr>
          <w:delText xml:space="preserve"> oraz automatyzujące wielokrotne uruchamianie procesów treningowych. Jest to potrzebne, aby móc wyciągnąć poprawne wnioski, ponieważ w szkoleniu każdej sieci neuronowej jest miejsce na element losowości. Stąd dla zrozumienia, która modyfikacja miała pozytywny wpływ na trening potrzebne jest kilkukrotne uruchomienie go oraz uśrednienie wyników, a następnie analiza statystyczna</w:delText>
        </w:r>
        <w:r w:rsidR="00E949E7" w:rsidDel="00AA5E80">
          <w:rPr>
            <w:rFonts w:eastAsia="Calibri"/>
          </w:rPr>
          <w:delText>.</w:delText>
        </w:r>
        <w:commentRangeEnd w:id="230"/>
        <w:r w:rsidR="00D41AE1" w:rsidDel="00AA5E80">
          <w:rPr>
            <w:rStyle w:val="Odwoaniedokomentarza"/>
          </w:rPr>
          <w:commentReference w:id="230"/>
        </w:r>
      </w:del>
    </w:p>
    <w:p w14:paraId="4D5B710B" w14:textId="4D620077" w:rsidR="00DF4DB8" w:rsidRDefault="00E447BD" w:rsidP="00DF4DB8">
      <w:pPr>
        <w:spacing w:after="160"/>
        <w:ind w:firstLine="708"/>
        <w:jc w:val="both"/>
        <w:rPr>
          <w:rFonts w:eastAsia="Calibri"/>
        </w:rPr>
      </w:pPr>
      <w:r w:rsidRPr="00F43BD2">
        <w:rPr>
          <w:rFonts w:eastAsia="Calibri"/>
        </w:rPr>
        <w:t>W rozdziale pierwszym i drugim została zawarta część teoretyczna pracy.</w:t>
      </w:r>
      <w:r w:rsidR="00E969A7">
        <w:rPr>
          <w:rFonts w:eastAsia="Calibri"/>
        </w:rPr>
        <w:t xml:space="preserve"> Opisano w nich </w:t>
      </w:r>
      <w:r w:rsidR="00735DE7">
        <w:rPr>
          <w:rFonts w:eastAsia="Calibri"/>
        </w:rPr>
        <w:t xml:space="preserve">krótko </w:t>
      </w:r>
      <w:r w:rsidR="00F30CA5">
        <w:rPr>
          <w:rFonts w:eastAsia="Calibri"/>
        </w:rPr>
        <w:t>historię</w:t>
      </w:r>
      <w:r w:rsidR="00E969A7">
        <w:rPr>
          <w:rFonts w:eastAsia="Calibri"/>
        </w:rPr>
        <w:t xml:space="preserve"> sieci neuronowych, w szczególności </w:t>
      </w:r>
      <w:commentRangeStart w:id="232"/>
      <w:del w:id="233" w:author="Marek Małek" w:date="2024-01-31T17:16:00Z">
        <w:r w:rsidR="00E969A7" w:rsidDel="00172F7F">
          <w:rPr>
            <w:rFonts w:eastAsia="Calibri"/>
          </w:rPr>
          <w:delText xml:space="preserve">splotowych </w:delText>
        </w:r>
      </w:del>
      <w:commentRangeEnd w:id="232"/>
      <w:ins w:id="234" w:author="Marek Małek" w:date="2024-01-31T17:16:00Z">
        <w:r w:rsidR="00172F7F">
          <w:rPr>
            <w:rFonts w:eastAsia="Calibri"/>
          </w:rPr>
          <w:t>konwolucyjnych</w:t>
        </w:r>
        <w:r w:rsidR="00172F7F">
          <w:rPr>
            <w:rFonts w:eastAsia="Calibri"/>
          </w:rPr>
          <w:t xml:space="preserve"> </w:t>
        </w:r>
      </w:ins>
      <w:r w:rsidR="005F7080">
        <w:rPr>
          <w:rStyle w:val="Odwoaniedokomentarza"/>
        </w:rPr>
        <w:commentReference w:id="232"/>
      </w:r>
      <w:r w:rsidR="00E969A7">
        <w:rPr>
          <w:rFonts w:eastAsia="Calibri"/>
        </w:rPr>
        <w:t>sieci neuronowych (CNN</w:t>
      </w:r>
      <w:r w:rsidR="0021009B">
        <w:rPr>
          <w:rStyle w:val="Odwoanieprzypisudolnego"/>
          <w:rFonts w:eastAsia="Calibri"/>
        </w:rPr>
        <w:footnoteReference w:id="6"/>
      </w:r>
      <w:r w:rsidR="00E969A7">
        <w:rPr>
          <w:rFonts w:eastAsia="Calibri"/>
        </w:rPr>
        <w:t>), p</w:t>
      </w:r>
      <w:r w:rsidRPr="00F43BD2">
        <w:rPr>
          <w:rFonts w:eastAsia="Calibri"/>
        </w:rPr>
        <w:t xml:space="preserve">rzybliżono w nich informacje </w:t>
      </w:r>
      <w:r w:rsidR="007B0842">
        <w:rPr>
          <w:rFonts w:eastAsia="Calibri"/>
        </w:rPr>
        <w:t>dotyczące technik, które sprawiły że są tak skuteczne w rozpoznawaniu obrazów</w:t>
      </w:r>
      <w:r w:rsidR="00FD3BD5">
        <w:rPr>
          <w:rFonts w:eastAsia="Calibri"/>
        </w:rPr>
        <w:t>, a także opisano dwie wybrane architektury porównując je w miejscach, w których najmocniej się różnią</w:t>
      </w:r>
      <w:r w:rsidR="00572E47">
        <w:rPr>
          <w:rFonts w:eastAsia="Calibri"/>
        </w:rPr>
        <w:t>.</w:t>
      </w:r>
    </w:p>
    <w:p w14:paraId="77CBDA29" w14:textId="090AA923" w:rsidR="00DF4DB8" w:rsidRPr="00F43BD2" w:rsidRDefault="00FD3BD5" w:rsidP="00DF4DB8">
      <w:pPr>
        <w:spacing w:after="160"/>
        <w:ind w:firstLine="708"/>
        <w:jc w:val="both"/>
        <w:rPr>
          <w:rFonts w:eastAsia="Calibri"/>
        </w:rPr>
      </w:pPr>
      <w:r>
        <w:rPr>
          <w:rFonts w:eastAsia="Calibri"/>
        </w:rPr>
        <w:lastRenderedPageBreak/>
        <w:t xml:space="preserve">Na początku rozdziału trzeciego </w:t>
      </w:r>
      <w:r w:rsidR="00DF4DB8">
        <w:rPr>
          <w:rFonts w:eastAsia="Calibri"/>
        </w:rPr>
        <w:t>opisano proces i skutki trenowania modeli bazowych</w:t>
      </w:r>
      <w:r w:rsidR="002043C8">
        <w:rPr>
          <w:rFonts w:eastAsia="Calibri"/>
        </w:rPr>
        <w:t xml:space="preserve">, </w:t>
      </w:r>
      <w:r w:rsidR="00DF4DB8">
        <w:rPr>
          <w:rFonts w:eastAsia="Calibri"/>
        </w:rPr>
        <w:t>które ostatecznie posłużyły jako punkt wyjścia do poszukiwań właściwych architektur neuronowych.</w:t>
      </w:r>
      <w:r>
        <w:rPr>
          <w:rFonts w:eastAsia="Calibri"/>
        </w:rPr>
        <w:t xml:space="preserve"> Następnie opisano modyfikacje </w:t>
      </w:r>
      <w:r w:rsidR="00A47F4A">
        <w:rPr>
          <w:rFonts w:eastAsia="Calibri"/>
        </w:rPr>
        <w:t>mające usprawnić</w:t>
      </w:r>
      <w:r>
        <w:rPr>
          <w:rFonts w:eastAsia="Calibri"/>
        </w:rPr>
        <w:t xml:space="preserve"> sieci InceptionResNetV2 oraz Xception i analogicznie do początku rozdziału – opisano proces i skutki trenowania tych modeli.</w:t>
      </w:r>
    </w:p>
    <w:p w14:paraId="01BCD864" w14:textId="60FA24E0" w:rsidR="00DE6D84" w:rsidRPr="00FD3BD5" w:rsidRDefault="00E447BD" w:rsidP="00FD3BD5">
      <w:pPr>
        <w:spacing w:after="160"/>
        <w:ind w:firstLine="708"/>
        <w:jc w:val="both"/>
        <w:rPr>
          <w:rFonts w:eastAsia="Calibri"/>
        </w:rPr>
      </w:pPr>
      <w:r w:rsidRPr="00F43BD2">
        <w:rPr>
          <w:rFonts w:eastAsia="Calibri"/>
        </w:rPr>
        <w:t xml:space="preserve">W rozdziale </w:t>
      </w:r>
      <w:r w:rsidR="002043C8">
        <w:rPr>
          <w:rFonts w:eastAsia="Calibri"/>
        </w:rPr>
        <w:t xml:space="preserve">czwartym </w:t>
      </w:r>
      <w:r w:rsidRPr="00F43BD2">
        <w:rPr>
          <w:rFonts w:eastAsia="Calibri"/>
        </w:rPr>
        <w:t>przedstawiono</w:t>
      </w:r>
      <w:r w:rsidR="00FD3BD5">
        <w:rPr>
          <w:rFonts w:eastAsia="Calibri"/>
        </w:rPr>
        <w:t xml:space="preserve"> proces analizy statystycznej stanowiącej sposób dojścia do opisanych dalej wniosków</w:t>
      </w:r>
      <w:r w:rsidR="00E969A7">
        <w:rPr>
          <w:rFonts w:eastAsia="Calibri"/>
        </w:rPr>
        <w:t xml:space="preserve">. Opisano </w:t>
      </w:r>
      <w:r w:rsidR="00857EC4">
        <w:rPr>
          <w:rFonts w:eastAsia="Calibri"/>
        </w:rPr>
        <w:t xml:space="preserve">tu też </w:t>
      </w:r>
      <w:r w:rsidR="00E969A7">
        <w:rPr>
          <w:rFonts w:eastAsia="Calibri"/>
        </w:rPr>
        <w:t xml:space="preserve">problemy, z którymi spotkano się w trakcie prac. </w:t>
      </w:r>
      <w:r w:rsidR="00DE6D84">
        <w:br w:type="page"/>
      </w:r>
    </w:p>
    <w:p w14:paraId="6CBD55EB" w14:textId="6CA28006" w:rsidR="00192AC1" w:rsidRPr="00670348" w:rsidRDefault="00192AC1" w:rsidP="00D920A2">
      <w:pPr>
        <w:pStyle w:val="Nagwek1"/>
        <w:numPr>
          <w:ilvl w:val="0"/>
          <w:numId w:val="0"/>
        </w:numPr>
        <w:ind w:left="708"/>
        <w:jc w:val="center"/>
      </w:pPr>
      <w:bookmarkStart w:id="235" w:name="_Toc157616465"/>
      <w:r w:rsidRPr="00670348">
        <w:lastRenderedPageBreak/>
        <w:t>Rozdział 1</w:t>
      </w:r>
      <w:r w:rsidR="00CD12BC">
        <w:t xml:space="preserve"> – </w:t>
      </w:r>
      <w:r w:rsidR="000D5AFA">
        <w:t>Historia</w:t>
      </w:r>
      <w:r w:rsidR="00CD12BC">
        <w:t xml:space="preserve"> </w:t>
      </w:r>
      <w:r w:rsidR="00B34629">
        <w:t>S</w:t>
      </w:r>
      <w:r w:rsidR="00CD12BC">
        <w:t xml:space="preserve">ieci </w:t>
      </w:r>
      <w:r w:rsidR="00B34629">
        <w:t>N</w:t>
      </w:r>
      <w:r w:rsidR="00CD12BC">
        <w:t>euronowych</w:t>
      </w:r>
      <w:bookmarkEnd w:id="235"/>
    </w:p>
    <w:p w14:paraId="3135F2E6" w14:textId="6EC01232" w:rsidR="00433700" w:rsidRDefault="00632319" w:rsidP="00632319">
      <w:pPr>
        <w:pStyle w:val="Nagwek2"/>
      </w:pPr>
      <w:bookmarkStart w:id="236" w:name="_Toc157616466"/>
      <w:r>
        <w:t>Wprowadzenie</w:t>
      </w:r>
      <w:bookmarkEnd w:id="236"/>
    </w:p>
    <w:p w14:paraId="702F9597" w14:textId="54689C6B" w:rsidR="00E27874" w:rsidRDefault="00E27874" w:rsidP="00EF08E4">
      <w:pPr>
        <w:ind w:firstLine="576"/>
        <w:jc w:val="both"/>
      </w:pPr>
      <w:r>
        <w:t xml:space="preserve">Większość wytwarzanego oprogramowania od samego </w:t>
      </w:r>
      <w:commentRangeStart w:id="237"/>
      <w:r>
        <w:t xml:space="preserve">początku była </w:t>
      </w:r>
      <w:del w:id="238" w:author="Marek Małek" w:date="2024-01-31T17:16:00Z">
        <w:r w:rsidDel="00E55DFB">
          <w:delText>algorytmiczna</w:delText>
        </w:r>
        <w:commentRangeEnd w:id="237"/>
        <w:r w:rsidR="005F7080" w:rsidDel="00E55DFB">
          <w:rPr>
            <w:rStyle w:val="Odwoaniedokomentarza"/>
          </w:rPr>
          <w:commentReference w:id="237"/>
        </w:r>
      </w:del>
      <w:ins w:id="239" w:author="Marek Małek" w:date="2024-01-31T17:16:00Z">
        <w:r w:rsidR="00E55DFB">
          <w:t>oparta na jawnie zdefiniowanych algorytmach deterministycznych</w:t>
        </w:r>
      </w:ins>
      <w:r>
        <w:t>. Program miał zawierać procesy i reguły biznesowe danego przedsiębiorstwa i w ten sposób automatyzować powtarzalne czynności, które można przelać na kod w postaci szeregu instrukcji. Oprogramowanie takie zawsze jest specyficzne, rzadziej dla całej domeny, w której porusza się firma, częściej dla konkretnego jej wycinku, specyfiki działania samego przedsiębiorstwa. Oczywiście istnieją gotowe produkty, takie jak SAP ERP</w:t>
      </w:r>
      <w:r>
        <w:rPr>
          <w:rStyle w:val="Odwoanieprzypisudolnego"/>
        </w:rPr>
        <w:footnoteReference w:id="7"/>
      </w:r>
      <w:r>
        <w:t>, które operują w obrębie całych domen, jednak wciąż ich zasada działania jest taka, jak mniejszych programów – do aplikacji trafiają dane zewnętrzne, które po przetworzeniu przez ściśle określone reguły biznesowe dają spodziewany rezultat. Od zawsze istniała jednak potrzeba istnienia oprogramowania posługującego się logiką rozmytą</w:t>
      </w:r>
      <w:r>
        <w:rPr>
          <w:rStyle w:val="Odwoanieprzypisudolnego"/>
        </w:rPr>
        <w:footnoteReference w:id="8"/>
      </w:r>
      <w:r>
        <w:t xml:space="preserve"> tak, aby dla pewnych klas problemów nie trzeba było tworzyć </w:t>
      </w:r>
      <w:r w:rsidR="00344D96">
        <w:t xml:space="preserve">tak sztywnych i dokładnych </w:t>
      </w:r>
      <w:r>
        <w:t>reguł przetwarzania danych. W istocie, być może dla większości tych klas problemów nie byłoby to nawet możliwe.</w:t>
      </w:r>
      <w:r w:rsidR="00230993">
        <w:t xml:space="preserve"> Dla przykładu, w praktyce niemożliwe jest napisanie dobrego klasyfikatora pisma odręcznego.</w:t>
      </w:r>
    </w:p>
    <w:p w14:paraId="7F52D83A" w14:textId="15BEA8C6" w:rsidR="00230993" w:rsidRDefault="00230993" w:rsidP="005464E4">
      <w:pPr>
        <w:ind w:firstLine="576"/>
        <w:jc w:val="both"/>
      </w:pPr>
      <w:r>
        <w:t xml:space="preserve">Różne algorytmy uczenia maszynowego znane były od połowy ubiegłego </w:t>
      </w:r>
      <w:r w:rsidR="00260331">
        <w:t>stulecia, a wciąż krótką historię samych sieci neuronowych podzielić można na kilka okresów:</w:t>
      </w:r>
    </w:p>
    <w:p w14:paraId="70A54ED4" w14:textId="68FA469D" w:rsidR="00260331" w:rsidRDefault="00260331" w:rsidP="007055E3">
      <w:pPr>
        <w:pStyle w:val="Akapitzlist"/>
        <w:numPr>
          <w:ilvl w:val="0"/>
          <w:numId w:val="22"/>
        </w:numPr>
        <w:jc w:val="both"/>
      </w:pPr>
      <w:commentRangeStart w:id="240"/>
      <w:commentRangeStart w:id="241"/>
      <w:commentRangeStart w:id="242"/>
      <w:r>
        <w:t xml:space="preserve">Wczesne koncepcje lat 40-tych i 50-tych: wtedy to Warren </w:t>
      </w:r>
      <w:proofErr w:type="spellStart"/>
      <w:r>
        <w:t>McCulloch</w:t>
      </w:r>
      <w:proofErr w:type="spellEnd"/>
      <w:r>
        <w:t xml:space="preserve"> i Walter </w:t>
      </w:r>
      <w:proofErr w:type="spellStart"/>
      <w:r>
        <w:t>Pitts</w:t>
      </w:r>
      <w:proofErr w:type="spellEnd"/>
      <w:r>
        <w:t xml:space="preserve"> tworzą pierwszy „obliczeniowy” model biologicznego neuronu</w:t>
      </w:r>
      <w:r>
        <w:rPr>
          <w:rStyle w:val="Odwoanieprzypisudolnego"/>
        </w:rPr>
        <w:footnoteReference w:id="9"/>
      </w:r>
      <w:r>
        <w:t>.</w:t>
      </w:r>
    </w:p>
    <w:p w14:paraId="79DE8A30" w14:textId="77777777" w:rsidR="007055E3" w:rsidRDefault="00260331" w:rsidP="007055E3">
      <w:pPr>
        <w:pStyle w:val="Akapitzlist"/>
        <w:numPr>
          <w:ilvl w:val="0"/>
          <w:numId w:val="22"/>
        </w:numPr>
        <w:jc w:val="both"/>
      </w:pPr>
      <w:r>
        <w:t>Wynalezienie Perceptronu</w:t>
      </w:r>
      <w:r w:rsidR="00F35F75">
        <w:rPr>
          <w:rStyle w:val="Odwoanieprzypisudolnego"/>
        </w:rPr>
        <w:footnoteReference w:id="10"/>
      </w:r>
      <w:r w:rsidR="007849B2">
        <w:t xml:space="preserve"> w późnych latach 50-tych</w:t>
      </w:r>
      <w:r w:rsidR="00F35F75">
        <w:t>: była to wczesna sieć neuronowa zdolna nauczyć się rozpoznawania prostych wzorców</w:t>
      </w:r>
      <w:r w:rsidR="00047E7F">
        <w:t>, miała jednak spore ograniczenia, np. nie była w stanie rozwiązywać problemów, które nie były liniowo rozdzielne (np. problem XOR</w:t>
      </w:r>
      <w:r w:rsidR="00047E7F">
        <w:rPr>
          <w:rStyle w:val="Odwoanieprzypisudolnego"/>
        </w:rPr>
        <w:footnoteReference w:id="11"/>
      </w:r>
      <w:r w:rsidR="00047E7F">
        <w:t>)</w:t>
      </w:r>
    </w:p>
    <w:p w14:paraId="2C5F775C" w14:textId="72D7AFAE" w:rsidR="007849B2" w:rsidRDefault="007849B2" w:rsidP="007055E3">
      <w:pPr>
        <w:pStyle w:val="Akapitzlist"/>
        <w:numPr>
          <w:ilvl w:val="0"/>
          <w:numId w:val="22"/>
        </w:numPr>
        <w:jc w:val="both"/>
      </w:pPr>
      <w:r>
        <w:t>„Pierwsza Zima Sztucznej Inteligencji” w późnych latach 60-tych i 70-tych: przez ograniczenia perceptronu oraz niewielkiej dostępnej wtedy badaczom mocy obliczeniowej zainteresowanie inwestorów mocno ucierpiały przez co rozwój AI bardzo spowolnił.</w:t>
      </w:r>
    </w:p>
    <w:p w14:paraId="5BA539FD" w14:textId="4FFC133B" w:rsidR="007849B2" w:rsidRDefault="007849B2" w:rsidP="007055E3">
      <w:pPr>
        <w:pStyle w:val="Akapitzlist"/>
        <w:numPr>
          <w:ilvl w:val="0"/>
          <w:numId w:val="22"/>
        </w:numPr>
        <w:jc w:val="both"/>
      </w:pPr>
      <w:r>
        <w:lastRenderedPageBreak/>
        <w:t>Wynalezienie algorytmu Propagacji Wstecznej</w:t>
      </w:r>
      <w:r>
        <w:rPr>
          <w:rStyle w:val="Odwoanieprzypisudolnego"/>
        </w:rPr>
        <w:footnoteReference w:id="12"/>
      </w:r>
      <w:r w:rsidR="00DD094E">
        <w:t>: umożliwiło to sieciom neuronowym uczenie się bardziej skomplikowanych wzorców.</w:t>
      </w:r>
    </w:p>
    <w:p w14:paraId="11E145B8" w14:textId="16AF40B4" w:rsidR="008A62C4" w:rsidRDefault="008A62C4" w:rsidP="007055E3">
      <w:pPr>
        <w:pStyle w:val="Akapitzlist"/>
        <w:numPr>
          <w:ilvl w:val="0"/>
          <w:numId w:val="22"/>
        </w:numPr>
        <w:jc w:val="both"/>
      </w:pPr>
      <w:r>
        <w:t xml:space="preserve">„Druga Zima Sztucznej Inteligencji” w późnych latach 80-tych i 90-tych: nastała z powodu zbyt dużych oczekiwań i ograniczonej dostępności mocy obliczeniowej. Innymi słowy sprzęt komputerowy wciąż był zbyt słaby, aby sieci neuronowe mogły pokazać swoje prawdziwe możliwości. Wtedy też na popularności zyskały mechanizmy uczenia maszynowego niezwiązane z sieciami neuronowymi, takie jak </w:t>
      </w:r>
      <w:proofErr w:type="spellStart"/>
      <w:r>
        <w:t>Support</w:t>
      </w:r>
      <w:proofErr w:type="spellEnd"/>
      <w:r>
        <w:t xml:space="preserve"> </w:t>
      </w:r>
      <w:proofErr w:type="spellStart"/>
      <w:r>
        <w:t>Vector</w:t>
      </w:r>
      <w:proofErr w:type="spellEnd"/>
      <w:r>
        <w:t xml:space="preserve"> </w:t>
      </w:r>
      <w:proofErr w:type="spellStart"/>
      <w:r>
        <w:t>Machines</w:t>
      </w:r>
      <w:proofErr w:type="spellEnd"/>
      <w:r>
        <w:rPr>
          <w:rStyle w:val="Odwoanieprzypisudolnego"/>
        </w:rPr>
        <w:footnoteReference w:id="13"/>
      </w:r>
    </w:p>
    <w:p w14:paraId="33E638DF" w14:textId="07A336D8" w:rsidR="000D40B1" w:rsidRDefault="008A62C4" w:rsidP="007055E3">
      <w:pPr>
        <w:pStyle w:val="Akapitzlist"/>
        <w:numPr>
          <w:ilvl w:val="0"/>
          <w:numId w:val="22"/>
        </w:numPr>
        <w:jc w:val="both"/>
      </w:pPr>
      <w:r>
        <w:t xml:space="preserve">Ponowna faza wzrostu zainteresowania AI oraz czas przełomów: od początku lat 2000 ponownie widać było rosnące zainteresowanie sieciami neuronowymi przez badaczy i wielkie firmy technologiczne. W okolicach początku drugiego dziesięciolecia lat dwutysięcznych zaczęły się pojawiać kolejne przełomowe odkrycia i czas ten trwa do teraz. Kilka największych z nich to np. </w:t>
      </w:r>
      <w:proofErr w:type="spellStart"/>
      <w:r w:rsidR="002E586A">
        <w:t>AlexNet</w:t>
      </w:r>
      <w:proofErr w:type="spellEnd"/>
      <w:r w:rsidR="002E586A">
        <w:rPr>
          <w:rStyle w:val="Odwoanieprzypisudolnego"/>
        </w:rPr>
        <w:footnoteReference w:id="14"/>
      </w:r>
      <w:r w:rsidR="002E586A">
        <w:t>, która to sieć stanowiła przełom w dziedzinie rozpoznawania obrazów, odkrycie architektur GAN</w:t>
      </w:r>
      <w:r w:rsidR="002E586A">
        <w:rPr>
          <w:rStyle w:val="Odwoanieprzypisudolnego"/>
        </w:rPr>
        <w:footnoteReference w:id="15"/>
      </w:r>
      <w:r w:rsidR="002E586A">
        <w:t xml:space="preserve"> oraz Transformer</w:t>
      </w:r>
      <w:r w:rsidR="002E586A">
        <w:rPr>
          <w:rStyle w:val="Odwoanieprzypisudolnego"/>
        </w:rPr>
        <w:footnoteReference w:id="16"/>
      </w:r>
      <w:r w:rsidR="002E586A">
        <w:t xml:space="preserve"> (która to jest używana np. w święcącym sukcesy </w:t>
      </w:r>
      <w:proofErr w:type="spellStart"/>
      <w:r w:rsidR="002E586A">
        <w:t>ChatGPT</w:t>
      </w:r>
      <w:proofErr w:type="spellEnd"/>
      <w:r w:rsidR="002E586A">
        <w:t>).</w:t>
      </w:r>
      <w:commentRangeEnd w:id="240"/>
      <w:r w:rsidR="005F7080">
        <w:rPr>
          <w:rStyle w:val="Odwoaniedokomentarza"/>
        </w:rPr>
        <w:commentReference w:id="240"/>
      </w:r>
      <w:commentRangeEnd w:id="241"/>
      <w:r w:rsidR="005F7080">
        <w:rPr>
          <w:rStyle w:val="Odwoaniedokomentarza"/>
        </w:rPr>
        <w:commentReference w:id="241"/>
      </w:r>
      <w:commentRangeEnd w:id="242"/>
      <w:r w:rsidR="00E55DFB">
        <w:rPr>
          <w:rStyle w:val="Odwoaniedokomentarza"/>
        </w:rPr>
        <w:commentReference w:id="242"/>
      </w:r>
    </w:p>
    <w:p w14:paraId="54B8D0B3" w14:textId="11425053" w:rsidR="000D40B1" w:rsidRDefault="00CE209C" w:rsidP="000D40B1">
      <w:pPr>
        <w:pStyle w:val="Nagwek2"/>
      </w:pPr>
      <w:bookmarkStart w:id="243" w:name="_Toc157616467"/>
      <w:r>
        <w:t>Konwolucyjne Sieci Neuronowe (CNN)</w:t>
      </w:r>
      <w:bookmarkEnd w:id="243"/>
    </w:p>
    <w:p w14:paraId="5CB14E59" w14:textId="20425333" w:rsidR="00365A2D" w:rsidRDefault="00CE209C" w:rsidP="000001D8">
      <w:pPr>
        <w:ind w:firstLine="576"/>
        <w:jc w:val="both"/>
      </w:pPr>
      <w:r>
        <w:t xml:space="preserve">Chociaż historia </w:t>
      </w:r>
      <w:r w:rsidR="00365A2D">
        <w:t>rozpoznawania obrazów przy pomocy sieci neuronowych, przynajmniej na poziomie koncepcji,</w:t>
      </w:r>
      <w:r>
        <w:t xml:space="preserve"> sięga lat 80-tych, to pierwszym najgłośniejszym zastosowaniem tego typu sieci była architektura LeNet-5, stworzona w późnych latach 90-tych przez obecnie szeroko znanego badacza sztucznej inteligencji – </w:t>
      </w:r>
      <w:proofErr w:type="spellStart"/>
      <w:r>
        <w:t>Yanna</w:t>
      </w:r>
      <w:proofErr w:type="spellEnd"/>
      <w:r>
        <w:t xml:space="preserve"> </w:t>
      </w:r>
      <w:proofErr w:type="spellStart"/>
      <w:r>
        <w:t>LeCuna</w:t>
      </w:r>
      <w:proofErr w:type="spellEnd"/>
      <w:r>
        <w:t>.</w:t>
      </w:r>
      <w:r w:rsidR="00365A2D">
        <w:t xml:space="preserve"> Celem jej stworzenia było umożliwienie Amerykańskiemu Biuru Pocztowemu automatycznego odczytu kodów pocztowych z kopert. </w:t>
      </w:r>
      <w:r>
        <w:t>Była to dość prosta</w:t>
      </w:r>
      <w:r w:rsidR="00365A2D">
        <w:t xml:space="preserve"> (z dzisiejszego punktu widzenia) architektura, </w:t>
      </w:r>
      <w:r w:rsidR="007055E3">
        <w:t xml:space="preserve">której składowe to warstwa wejścia o wymiarach 32x32x1 (gdzie pierwsze dwie liczby to wysokość i szerokość obrazów, a ostatnia to ilość kanałów), warstwa </w:t>
      </w:r>
      <w:r w:rsidR="004C395D">
        <w:t>splotowa</w:t>
      </w:r>
      <w:r w:rsidR="007055E3">
        <w:t xml:space="preserve">, warstwa uśredniająca, jeszcze jedna warstwa </w:t>
      </w:r>
      <w:r w:rsidR="004C395D">
        <w:t>splotowa</w:t>
      </w:r>
      <w:r w:rsidR="007055E3">
        <w:t xml:space="preserve">, po niej uśredniająca i ostatnia </w:t>
      </w:r>
      <w:r w:rsidR="004C395D">
        <w:t>splotowa</w:t>
      </w:r>
      <w:r w:rsidR="007055E3">
        <w:t>, po której znajdują się dwie warstwy gęsto połączone oraz warstwa wyjścia, służąca do klasyfikacji liczb.</w:t>
      </w:r>
      <w:r w:rsidR="004C395D">
        <w:t xml:space="preserve"> Warstwy splotowe wykrywają wzorce przestrzenne, natomiast warstwy uśredniające zmniejszają rozmiar danych pochodzących z ich poprzedników.</w:t>
      </w:r>
      <w:r w:rsidR="007055E3">
        <w:t xml:space="preserve"> Zostało to zilustrowane na Rysunku 1.</w:t>
      </w:r>
    </w:p>
    <w:p w14:paraId="59413EE0" w14:textId="6C38F177" w:rsidR="007055E3" w:rsidRPr="007055E3" w:rsidRDefault="007055E3" w:rsidP="007055E3">
      <w:pPr>
        <w:pStyle w:val="Legenda"/>
        <w:keepNext/>
        <w:jc w:val="right"/>
        <w:rPr>
          <w:i w:val="0"/>
          <w:iCs w:val="0"/>
        </w:rPr>
      </w:pPr>
      <w:bookmarkStart w:id="244" w:name="_Toc154778231"/>
      <w:r w:rsidRPr="007055E3">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r w:rsidR="00FB4259">
        <w:rPr>
          <w:i w:val="0"/>
          <w:iCs w:val="0"/>
          <w:noProof/>
        </w:rPr>
        <w:t>1</w:t>
      </w:r>
      <w:r w:rsidR="00252D93">
        <w:rPr>
          <w:i w:val="0"/>
          <w:iCs w:val="0"/>
        </w:rPr>
        <w:fldChar w:fldCharType="end"/>
      </w:r>
      <w:r w:rsidR="00316BBE">
        <w:rPr>
          <w:i w:val="0"/>
          <w:iCs w:val="0"/>
        </w:rPr>
        <w:t xml:space="preserve"> – Architektura Sieci LeNet-5</w:t>
      </w:r>
      <w:bookmarkEnd w:id="244"/>
    </w:p>
    <w:p w14:paraId="34ED6F23" w14:textId="77777777" w:rsidR="005D7C83" w:rsidRDefault="007055E3" w:rsidP="005D7C83">
      <w:pPr>
        <w:keepNext/>
        <w:jc w:val="both"/>
      </w:pPr>
      <w:r>
        <w:rPr>
          <w:noProof/>
        </w:rPr>
        <w:drawing>
          <wp:inline distT="0" distB="0" distL="0" distR="0" wp14:anchorId="3B1E1BA1" wp14:editId="711F200E">
            <wp:extent cx="5829673" cy="2362200"/>
            <wp:effectExtent l="0" t="0" r="0" b="0"/>
            <wp:docPr id="2020080498"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80498" name="Obraz 1" descr="Obraz zawierający tekst, diagram, zrzut ekranu,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837636" cy="2365426"/>
                    </a:xfrm>
                    <a:prstGeom prst="rect">
                      <a:avLst/>
                    </a:prstGeom>
                  </pic:spPr>
                </pic:pic>
              </a:graphicData>
            </a:graphic>
          </wp:inline>
        </w:drawing>
      </w:r>
    </w:p>
    <w:p w14:paraId="3F9ADCD9" w14:textId="00A4914C" w:rsidR="00365A2D" w:rsidRPr="005D7C83" w:rsidRDefault="005D7C83" w:rsidP="005D7C83">
      <w:pPr>
        <w:pStyle w:val="Legenda"/>
        <w:jc w:val="both"/>
        <w:rPr>
          <w:i w:val="0"/>
          <w:iCs w:val="0"/>
        </w:rPr>
      </w:pPr>
      <w:r w:rsidRPr="005D7C83">
        <w:rPr>
          <w:i w:val="0"/>
          <w:iCs w:val="0"/>
        </w:rPr>
        <w:t xml:space="preserve">Źródło: </w:t>
      </w:r>
      <w:r w:rsidR="001D01A5" w:rsidRPr="001D01A5">
        <w:rPr>
          <w:i w:val="0"/>
          <w:iCs w:val="0"/>
        </w:rPr>
        <w:t>https://www.analyticsvidhya.com/blog/2021/03/the-architecture-of-lenet-5/</w:t>
      </w:r>
    </w:p>
    <w:p w14:paraId="3DE15F0C" w14:textId="77777777" w:rsidR="00735DE7" w:rsidRDefault="00735DE7" w:rsidP="00365A2D">
      <w:pPr>
        <w:jc w:val="both"/>
      </w:pPr>
      <w:r>
        <w:t xml:space="preserve">Architektura ta stała się punktem wyjścia dla twórców bardziej złożonych sieci neuronowych takich jak </w:t>
      </w:r>
      <w:proofErr w:type="spellStart"/>
      <w:r>
        <w:t>AlexNet</w:t>
      </w:r>
      <w:proofErr w:type="spellEnd"/>
      <w:r>
        <w:t xml:space="preserve">, </w:t>
      </w:r>
      <w:proofErr w:type="spellStart"/>
      <w:r>
        <w:t>VGGNet</w:t>
      </w:r>
      <w:proofErr w:type="spellEnd"/>
      <w:r>
        <w:t xml:space="preserve">, czy </w:t>
      </w:r>
      <w:proofErr w:type="spellStart"/>
      <w:r>
        <w:t>ResNet</w:t>
      </w:r>
      <w:proofErr w:type="spellEnd"/>
      <w:r>
        <w:t xml:space="preserve">. </w:t>
      </w:r>
    </w:p>
    <w:p w14:paraId="20141499" w14:textId="3CCA54A8" w:rsidR="00365A2D" w:rsidRDefault="00735DE7" w:rsidP="00735DE7">
      <w:pPr>
        <w:ind w:firstLine="708"/>
        <w:jc w:val="both"/>
      </w:pPr>
      <w:r>
        <w:t xml:space="preserve">Być może największym wkładem </w:t>
      </w:r>
      <w:proofErr w:type="spellStart"/>
      <w:r>
        <w:t>Yanna</w:t>
      </w:r>
      <w:proofErr w:type="spellEnd"/>
      <w:r>
        <w:t xml:space="preserve"> </w:t>
      </w:r>
      <w:proofErr w:type="spellStart"/>
      <w:r>
        <w:t>LeCuna</w:t>
      </w:r>
      <w:proofErr w:type="spellEnd"/>
      <w:r>
        <w:t xml:space="preserve"> w rozwój sztucznej inteligencji było zastosowanie mechanizmu tzw. Propagacji Wstecznej. Nie była to całkowicie nowa idea, jednak była świeża w świecie wielowarstwowych modeli konwolucyjnych.</w:t>
      </w:r>
      <w:r w:rsidR="004C395D">
        <w:t xml:space="preserve"> Jako, że jest to technika leżąca u podstaw każdego rodzaju sieci, nie tylko CNN, zostanie ona opisana jako pierwsza.</w:t>
      </w:r>
    </w:p>
    <w:p w14:paraId="0191E49E" w14:textId="350538B9" w:rsidR="004C395D" w:rsidRDefault="004C395D" w:rsidP="004C395D">
      <w:pPr>
        <w:pStyle w:val="Nagwek2"/>
      </w:pPr>
      <w:bookmarkStart w:id="245" w:name="_Toc157616468"/>
      <w:r>
        <w:t>Mechanizm propagacji wstecznej</w:t>
      </w:r>
      <w:bookmarkEnd w:id="245"/>
    </w:p>
    <w:p w14:paraId="3DDECD45" w14:textId="4CE0ED62" w:rsidR="004C395D" w:rsidRDefault="004C395D" w:rsidP="004C395D">
      <w:pPr>
        <w:ind w:left="576"/>
      </w:pPr>
      <w:r>
        <w:t xml:space="preserve">Mechanizm ten składa się z </w:t>
      </w:r>
      <w:r w:rsidR="00BA4579">
        <w:t>kilku</w:t>
      </w:r>
      <w:r>
        <w:t xml:space="preserve"> kroków:</w:t>
      </w:r>
    </w:p>
    <w:p w14:paraId="275CDEA9" w14:textId="6863E63F" w:rsidR="004C395D" w:rsidRDefault="004C395D" w:rsidP="002176E8">
      <w:pPr>
        <w:pStyle w:val="Akapitzlist"/>
        <w:numPr>
          <w:ilvl w:val="0"/>
          <w:numId w:val="25"/>
        </w:numPr>
        <w:jc w:val="both"/>
      </w:pPr>
      <w:r>
        <w:t>Przejście wprzód: warstwa po warstwie, aż do wyjścia przekazywane są dane. W przypadku sieci konwolucyjnej będą to coraz bardziej zmienione</w:t>
      </w:r>
      <w:r w:rsidR="0095120E">
        <w:t xml:space="preserve"> – zmniejszone, a na końcu spłaszczone do postaci wektora, dane obrazu.</w:t>
      </w:r>
    </w:p>
    <w:p w14:paraId="13A05C0E" w14:textId="42393F5F" w:rsidR="0095120E" w:rsidRDefault="0095120E" w:rsidP="002176E8">
      <w:pPr>
        <w:pStyle w:val="Akapitzlist"/>
        <w:numPr>
          <w:ilvl w:val="0"/>
          <w:numId w:val="25"/>
        </w:numPr>
        <w:jc w:val="both"/>
      </w:pPr>
      <w:r>
        <w:t>Obliczenie straty: funkcja straty (która jest jednym z tzw. hiperparametrów) oblicza różnicę między predykcją modelu, a stanem faktycznym – tym, co chciano by, aby model zwrócił.</w:t>
      </w:r>
    </w:p>
    <w:p w14:paraId="65234EA4" w14:textId="6BFF9A1F" w:rsidR="00BA4579" w:rsidRDefault="00BA4579" w:rsidP="002176E8">
      <w:pPr>
        <w:pStyle w:val="Akapitzlist"/>
        <w:numPr>
          <w:ilvl w:val="0"/>
          <w:numId w:val="25"/>
        </w:numPr>
        <w:jc w:val="both"/>
      </w:pPr>
      <w:r>
        <w:t>Przejście w tył (propagacja wsteczna): w tym miejscu algorytm oblicza gradienty funkcji straty względem każdej z wag w sieci. Każda z owych wag przyczynia się do uzyskania ostatecznego rezultatu, dlatego też sygnał błędu musi zostać rozpropagowany wstecz.</w:t>
      </w:r>
    </w:p>
    <w:p w14:paraId="733F9ACE" w14:textId="10825981" w:rsidR="00BA4579" w:rsidRDefault="00BA4579" w:rsidP="002176E8">
      <w:pPr>
        <w:pStyle w:val="Akapitzlist"/>
        <w:numPr>
          <w:ilvl w:val="0"/>
          <w:numId w:val="25"/>
        </w:numPr>
        <w:jc w:val="both"/>
      </w:pPr>
      <w:r>
        <w:t>Gradienty używane są do aktualizacji wag sieci.</w:t>
      </w:r>
    </w:p>
    <w:p w14:paraId="51DC8E8D" w14:textId="24356C25" w:rsidR="00BA4579" w:rsidRDefault="00BA4579" w:rsidP="002176E8">
      <w:pPr>
        <w:pStyle w:val="Akapitzlist"/>
        <w:numPr>
          <w:ilvl w:val="0"/>
          <w:numId w:val="25"/>
        </w:numPr>
        <w:jc w:val="both"/>
      </w:pPr>
      <w:r>
        <w:lastRenderedPageBreak/>
        <w:t>Cały cykl powtarza się na nowo, w każdym przejściu minimalizując wynik funkcji straty.</w:t>
      </w:r>
    </w:p>
    <w:p w14:paraId="45D30418" w14:textId="7E096238" w:rsidR="00BA4579" w:rsidRDefault="00BA4579" w:rsidP="00BA4579">
      <w:pPr>
        <w:pStyle w:val="Nagwek2"/>
      </w:pPr>
      <w:bookmarkStart w:id="246" w:name="_Toc157616469"/>
      <w:r>
        <w:t xml:space="preserve">Operacja </w:t>
      </w:r>
      <w:commentRangeStart w:id="247"/>
      <w:commentRangeStart w:id="248"/>
      <w:del w:id="249" w:author="Marek Małek" w:date="2024-01-31T17:19:00Z">
        <w:r w:rsidDel="00E55DFB">
          <w:delText>splotu</w:delText>
        </w:r>
        <w:commentRangeEnd w:id="247"/>
        <w:r w:rsidR="005F7080" w:rsidDel="00E55DFB">
          <w:rPr>
            <w:rStyle w:val="Odwoaniedokomentarza"/>
            <w:b w:val="0"/>
            <w:bCs w:val="0"/>
            <w:iCs w:val="0"/>
          </w:rPr>
          <w:commentReference w:id="247"/>
        </w:r>
        <w:commentRangeEnd w:id="248"/>
        <w:r w:rsidR="005F7080" w:rsidDel="00E55DFB">
          <w:rPr>
            <w:rStyle w:val="Odwoaniedokomentarza"/>
            <w:b w:val="0"/>
            <w:bCs w:val="0"/>
            <w:iCs w:val="0"/>
          </w:rPr>
          <w:commentReference w:id="248"/>
        </w:r>
      </w:del>
      <w:ins w:id="250" w:author="Marek Małek" w:date="2024-01-31T17:19:00Z">
        <w:r w:rsidR="00E55DFB">
          <w:t>konwolucji</w:t>
        </w:r>
      </w:ins>
      <w:bookmarkEnd w:id="246"/>
    </w:p>
    <w:p w14:paraId="2A887D6A" w14:textId="77777777" w:rsidR="00C07920" w:rsidRDefault="00CA4451" w:rsidP="00CA4451">
      <w:pPr>
        <w:ind w:firstLine="576"/>
        <w:jc w:val="both"/>
        <w:rPr>
          <w:ins w:id="251" w:author="Marek Małek" w:date="2024-01-31T17:30:00Z"/>
        </w:rPr>
      </w:pPr>
      <w:r>
        <w:t>Tak jak</w:t>
      </w:r>
      <w:r w:rsidR="00BA4579">
        <w:t xml:space="preserve"> mechanizm propagacji wstecznej jest kluczowym elementem </w:t>
      </w:r>
      <w:r>
        <w:t xml:space="preserve">dla wszystkich rodzajów </w:t>
      </w:r>
      <w:r w:rsidR="00BA4579">
        <w:t>sieci neuronowych, t</w:t>
      </w:r>
      <w:del w:id="252" w:author="Marek Małek" w:date="2024-01-31T17:19:00Z">
        <w:r w:rsidR="00BA4579" w:rsidDel="00045DF5">
          <w:delText>o</w:delText>
        </w:r>
      </w:del>
      <w:ins w:id="253" w:author="Marek Małek" w:date="2024-01-31T17:19:00Z">
        <w:r w:rsidR="00045DF5">
          <w:t>ak</w:t>
        </w:r>
      </w:ins>
      <w:r w:rsidR="00BA4579">
        <w:t xml:space="preserve"> operacja </w:t>
      </w:r>
      <w:del w:id="254" w:author="Marek Małek" w:date="2024-01-31T17:19:00Z">
        <w:r w:rsidR="00BA4579" w:rsidDel="00045DF5">
          <w:delText xml:space="preserve">splotu </w:delText>
        </w:r>
      </w:del>
      <w:ins w:id="255" w:author="Marek Małek" w:date="2024-01-31T17:19:00Z">
        <w:r w:rsidR="00045DF5">
          <w:t>konwolucji</w:t>
        </w:r>
        <w:r w:rsidR="00045DF5">
          <w:t xml:space="preserve"> </w:t>
        </w:r>
      </w:ins>
      <w:r w:rsidR="00BA4579">
        <w:t>jest takim elementem w sieciach konwolucyjnych</w:t>
      </w:r>
      <w:r w:rsidR="002176E8">
        <w:t xml:space="preserve">. Dzięki niej, sieci </w:t>
      </w:r>
      <w:del w:id="256" w:author="Marek Małek" w:date="2024-01-31T17:19:00Z">
        <w:r w:rsidR="002176E8" w:rsidDel="003532ED">
          <w:delText xml:space="preserve">splotowe </w:delText>
        </w:r>
      </w:del>
      <w:ins w:id="257" w:author="Marek Małek" w:date="2024-01-31T17:19:00Z">
        <w:r w:rsidR="003532ED">
          <w:t>te</w:t>
        </w:r>
        <w:r w:rsidR="003532ED">
          <w:t xml:space="preserve"> </w:t>
        </w:r>
      </w:ins>
      <w:r w:rsidR="002176E8">
        <w:t xml:space="preserve">są w stanie lepiej, od np. sieci gęsto połączonych wychwytywać złożone wzorce, ale też, do pewnego stopnia są w stanie znajdywać je w różnych miejscach obrazów wejściowych. </w:t>
      </w:r>
    </w:p>
    <w:p w14:paraId="623A3BE5" w14:textId="39291118" w:rsidR="00FB4259" w:rsidRPr="00FB4259" w:rsidRDefault="00FB4259" w:rsidP="00FB4259">
      <w:pPr>
        <w:pStyle w:val="Legenda"/>
        <w:keepNext/>
        <w:ind w:left="2124"/>
        <w:rPr>
          <w:ins w:id="258" w:author="Marek Małek" w:date="2024-01-31T17:31:00Z"/>
          <w:i w:val="0"/>
          <w:iCs w:val="0"/>
          <w:rPrChange w:id="259" w:author="Marek Małek" w:date="2024-01-31T17:31:00Z">
            <w:rPr>
              <w:ins w:id="260" w:author="Marek Małek" w:date="2024-01-31T17:31:00Z"/>
            </w:rPr>
          </w:rPrChange>
        </w:rPr>
        <w:pPrChange w:id="261" w:author="Marek Małek" w:date="2024-01-31T17:32:00Z">
          <w:pPr>
            <w:pStyle w:val="Legenda"/>
          </w:pPr>
        </w:pPrChange>
      </w:pPr>
      <w:ins w:id="262" w:author="Marek Małek" w:date="2024-01-31T17:32:00Z">
        <w:r>
          <w:rPr>
            <w:i w:val="0"/>
            <w:iCs w:val="0"/>
          </w:rPr>
          <w:t xml:space="preserve">       </w:t>
        </w:r>
      </w:ins>
      <w:ins w:id="263" w:author="Marek Małek" w:date="2024-01-31T17:31:00Z">
        <w:r w:rsidRPr="00FB4259">
          <w:rPr>
            <w:i w:val="0"/>
            <w:iCs w:val="0"/>
            <w:rPrChange w:id="264" w:author="Marek Małek" w:date="2024-01-31T17:31:00Z">
              <w:rPr/>
            </w:rPrChange>
          </w:rPr>
          <w:t xml:space="preserve">Rysunek </w:t>
        </w:r>
        <w:r w:rsidRPr="00FB4259">
          <w:rPr>
            <w:i w:val="0"/>
            <w:iCs w:val="0"/>
            <w:rPrChange w:id="265" w:author="Marek Małek" w:date="2024-01-31T17:31:00Z">
              <w:rPr/>
            </w:rPrChange>
          </w:rPr>
          <w:fldChar w:fldCharType="begin"/>
        </w:r>
        <w:r w:rsidRPr="00FB4259">
          <w:rPr>
            <w:i w:val="0"/>
            <w:iCs w:val="0"/>
            <w:rPrChange w:id="266" w:author="Marek Małek" w:date="2024-01-31T17:31:00Z">
              <w:rPr/>
            </w:rPrChange>
          </w:rPr>
          <w:instrText xml:space="preserve"> SEQ Rysunek \* ARABIC </w:instrText>
        </w:r>
      </w:ins>
      <w:r w:rsidRPr="00FB4259">
        <w:rPr>
          <w:i w:val="0"/>
          <w:iCs w:val="0"/>
          <w:rPrChange w:id="267" w:author="Marek Małek" w:date="2024-01-31T17:31:00Z">
            <w:rPr/>
          </w:rPrChange>
        </w:rPr>
        <w:fldChar w:fldCharType="separate"/>
      </w:r>
      <w:ins w:id="268" w:author="Marek Małek" w:date="2024-01-31T17:31:00Z">
        <w:r w:rsidRPr="00FB4259">
          <w:rPr>
            <w:i w:val="0"/>
            <w:iCs w:val="0"/>
            <w:noProof/>
            <w:rPrChange w:id="269" w:author="Marek Małek" w:date="2024-01-31T17:31:00Z">
              <w:rPr>
                <w:noProof/>
              </w:rPr>
            </w:rPrChange>
          </w:rPr>
          <w:t>2</w:t>
        </w:r>
        <w:r w:rsidRPr="00FB4259">
          <w:rPr>
            <w:i w:val="0"/>
            <w:iCs w:val="0"/>
            <w:rPrChange w:id="270" w:author="Marek Małek" w:date="2024-01-31T17:31:00Z">
              <w:rPr/>
            </w:rPrChange>
          </w:rPr>
          <w:fldChar w:fldCharType="end"/>
        </w:r>
        <w:r w:rsidRPr="00FB4259">
          <w:rPr>
            <w:i w:val="0"/>
            <w:iCs w:val="0"/>
            <w:rPrChange w:id="271" w:author="Marek Małek" w:date="2024-01-31T17:31:00Z">
              <w:rPr/>
            </w:rPrChange>
          </w:rPr>
          <w:t xml:space="preserve"> - wizualizacja operacji konwolucji</w:t>
        </w:r>
      </w:ins>
    </w:p>
    <w:p w14:paraId="67542034" w14:textId="77777777" w:rsidR="008C6BD1" w:rsidRDefault="00C07920" w:rsidP="008C6BD1">
      <w:pPr>
        <w:keepNext/>
        <w:jc w:val="both"/>
        <w:rPr>
          <w:ins w:id="272" w:author="Marek Małek" w:date="2024-01-31T17:32:00Z"/>
        </w:rPr>
        <w:pPrChange w:id="273" w:author="Marek Małek" w:date="2024-01-31T17:32:00Z">
          <w:pPr>
            <w:jc w:val="both"/>
          </w:pPr>
        </w:pPrChange>
      </w:pPr>
      <w:ins w:id="274" w:author="Marek Małek" w:date="2024-01-31T17:30:00Z">
        <w:r>
          <w:rPr>
            <w:noProof/>
          </w:rPr>
          <w:drawing>
            <wp:inline distT="0" distB="0" distL="0" distR="0" wp14:anchorId="06276793" wp14:editId="0913ED2A">
              <wp:extent cx="3610479" cy="3134162"/>
              <wp:effectExtent l="0" t="0" r="9525" b="0"/>
              <wp:docPr id="360274391" name="Obraz 1" descr="Obraz zawierający tekst, diagram, szkic,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74391" name="Obraz 1" descr="Obraz zawierający tekst, diagram, szkic, Plan&#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3610479" cy="3134162"/>
                      </a:xfrm>
                      <a:prstGeom prst="rect">
                        <a:avLst/>
                      </a:prstGeom>
                    </pic:spPr>
                  </pic:pic>
                </a:graphicData>
              </a:graphic>
            </wp:inline>
          </w:drawing>
        </w:r>
      </w:ins>
    </w:p>
    <w:p w14:paraId="13EB3477" w14:textId="4DF21B53" w:rsidR="00C07920" w:rsidRPr="008C6BD1" w:rsidRDefault="008C6BD1" w:rsidP="008C6BD1">
      <w:pPr>
        <w:pStyle w:val="Legenda"/>
        <w:rPr>
          <w:ins w:id="275" w:author="Marek Małek" w:date="2024-01-31T17:30:00Z"/>
          <w:i w:val="0"/>
          <w:iCs w:val="0"/>
          <w:rPrChange w:id="276" w:author="Marek Małek" w:date="2024-01-31T17:33:00Z">
            <w:rPr>
              <w:ins w:id="277" w:author="Marek Małek" w:date="2024-01-31T17:30:00Z"/>
            </w:rPr>
          </w:rPrChange>
        </w:rPr>
        <w:pPrChange w:id="278" w:author="Marek Małek" w:date="2024-01-31T17:33:00Z">
          <w:pPr>
            <w:ind w:firstLine="576"/>
            <w:jc w:val="both"/>
          </w:pPr>
        </w:pPrChange>
      </w:pPr>
      <w:ins w:id="279" w:author="Marek Małek" w:date="2024-01-31T17:32:00Z">
        <w:r w:rsidRPr="008C6BD1">
          <w:rPr>
            <w:i w:val="0"/>
            <w:iCs w:val="0"/>
            <w:rPrChange w:id="280" w:author="Marek Małek" w:date="2024-01-31T17:33:00Z">
              <w:rPr/>
            </w:rPrChange>
          </w:rPr>
          <w:t xml:space="preserve">Źródło: </w:t>
        </w:r>
      </w:ins>
      <w:ins w:id="281" w:author="Marek Małek" w:date="2024-01-31T17:33:00Z">
        <w:r w:rsidR="008D410B" w:rsidRPr="008D410B">
          <w:rPr>
            <w:i w:val="0"/>
            <w:iCs w:val="0"/>
          </w:rPr>
          <w:t>https://commons.wikimedia.org/wiki/File:2D_Convolution_Animation.gif</w:t>
        </w:r>
      </w:ins>
    </w:p>
    <w:p w14:paraId="3B784DF7" w14:textId="0BD20A8B" w:rsidR="00BA4579" w:rsidRDefault="002176E8" w:rsidP="00CA4451">
      <w:pPr>
        <w:ind w:firstLine="576"/>
        <w:jc w:val="both"/>
      </w:pPr>
      <w:r>
        <w:t xml:space="preserve">Składowymi operacji </w:t>
      </w:r>
      <w:del w:id="282" w:author="Marek Małek" w:date="2024-01-31T17:20:00Z">
        <w:r w:rsidDel="00BD5A08">
          <w:delText xml:space="preserve">splotu </w:delText>
        </w:r>
      </w:del>
      <w:ins w:id="283" w:author="Marek Małek" w:date="2024-01-31T17:20:00Z">
        <w:r w:rsidR="00BD5A08">
          <w:t>konwolucji</w:t>
        </w:r>
        <w:r w:rsidR="00BD5A08">
          <w:t xml:space="preserve"> </w:t>
        </w:r>
      </w:ins>
      <w:r>
        <w:t>są:</w:t>
      </w:r>
    </w:p>
    <w:p w14:paraId="47C99310" w14:textId="2668BAD6" w:rsidR="002176E8" w:rsidRDefault="002176E8" w:rsidP="002176E8">
      <w:pPr>
        <w:pStyle w:val="Akapitzlist"/>
        <w:numPr>
          <w:ilvl w:val="0"/>
          <w:numId w:val="26"/>
        </w:numPr>
        <w:jc w:val="both"/>
      </w:pPr>
      <w:r>
        <w:t>Filtry (lub kernele): są to małe macierze wag, które podobnie jak wagi warstw gęstych ustawione są początkowo na losowe wartości.</w:t>
      </w:r>
      <w:ins w:id="284" w:author="Marek Małek" w:date="2024-01-31T17:34:00Z">
        <w:r w:rsidR="00E06FDD">
          <w:t xml:space="preserve"> Na </w:t>
        </w:r>
      </w:ins>
      <w:ins w:id="285" w:author="Marek Małek" w:date="2024-01-31T17:35:00Z">
        <w:r w:rsidR="00E06FDD">
          <w:t xml:space="preserve">rysunku 2 </w:t>
        </w:r>
        <w:proofErr w:type="spellStart"/>
        <w:r w:rsidR="00E06FDD">
          <w:t>kernelem</w:t>
        </w:r>
        <w:proofErr w:type="spellEnd"/>
        <w:r w:rsidR="00E06FDD">
          <w:t xml:space="preserve"> jest macierz umieszczona między większymi, nazwanymi </w:t>
        </w:r>
        <w:proofErr w:type="spellStart"/>
        <w:r w:rsidR="00E06FDD">
          <w:t>input</w:t>
        </w:r>
        <w:proofErr w:type="spellEnd"/>
        <w:r w:rsidR="00E06FDD">
          <w:t xml:space="preserve"> i </w:t>
        </w:r>
        <w:proofErr w:type="spellStart"/>
        <w:r w:rsidR="00E06FDD">
          <w:t>output</w:t>
        </w:r>
      </w:ins>
      <w:proofErr w:type="spellEnd"/>
    </w:p>
    <w:p w14:paraId="630D98DD" w14:textId="1570D23B" w:rsidR="002176E8" w:rsidRDefault="002176E8" w:rsidP="002176E8">
      <w:pPr>
        <w:pStyle w:val="Akapitzlist"/>
        <w:numPr>
          <w:ilvl w:val="0"/>
          <w:numId w:val="26"/>
        </w:numPr>
        <w:jc w:val="both"/>
      </w:pPr>
      <w:r>
        <w:t>„Aplikowanie” filtrów na danych wejściowych: w tym momencie każda z wag mnożona jest przez wartość danego piksela. Kiedy mnożenia na obecnej pozycji filtra zostają zakończone, ich wyniki są do siebie dodawane – wynik tych operacji to wynik działania filtra na bieżącym obszarze obrazu.</w:t>
      </w:r>
    </w:p>
    <w:p w14:paraId="53AB3AFE" w14:textId="208D80A1" w:rsidR="002176E8" w:rsidRDefault="002176E8" w:rsidP="002176E8">
      <w:pPr>
        <w:pStyle w:val="Akapitzlist"/>
        <w:numPr>
          <w:ilvl w:val="0"/>
          <w:numId w:val="26"/>
        </w:numPr>
        <w:jc w:val="both"/>
      </w:pPr>
      <w:r>
        <w:t>„Przesuwanie” filtrów: w tym momencie następuje przesunięcie kerneli o określoną ilość pikseli, aż do „końca” obrazu.</w:t>
      </w:r>
    </w:p>
    <w:p w14:paraId="7538FF81" w14:textId="75124BA9" w:rsidR="002176E8" w:rsidRDefault="002176E8" w:rsidP="002176E8">
      <w:pPr>
        <w:pStyle w:val="Akapitzlist"/>
        <w:numPr>
          <w:ilvl w:val="0"/>
          <w:numId w:val="26"/>
        </w:numPr>
        <w:jc w:val="both"/>
      </w:pPr>
      <w:r>
        <w:lastRenderedPageBreak/>
        <w:t>Wyjściem z tej operacji są tzw. mapy cech, które reprezentują to, co w danym przejściu udało się wykryć warstwie splotowej</w:t>
      </w:r>
      <w:ins w:id="286" w:author="Marek Małek" w:date="2024-01-31T17:35:00Z">
        <w:r w:rsidR="0069076A">
          <w:t xml:space="preserve"> </w:t>
        </w:r>
      </w:ins>
      <w:ins w:id="287" w:author="Marek Małek" w:date="2024-01-31T17:36:00Z">
        <w:r w:rsidR="0069076A">
          <w:t xml:space="preserve">(na rysunku 2 jest to macierz nazwana </w:t>
        </w:r>
        <w:proofErr w:type="spellStart"/>
        <w:r w:rsidR="0069076A">
          <w:t>output</w:t>
        </w:r>
        <w:proofErr w:type="spellEnd"/>
        <w:r w:rsidR="0069076A">
          <w:t>)</w:t>
        </w:r>
      </w:ins>
      <w:r>
        <w:t>.</w:t>
      </w:r>
    </w:p>
    <w:p w14:paraId="5B9BD305" w14:textId="5DFF1988" w:rsidR="002176E8" w:rsidRDefault="002176E8" w:rsidP="002176E8">
      <w:pPr>
        <w:pStyle w:val="Akapitzlist"/>
        <w:numPr>
          <w:ilvl w:val="0"/>
          <w:numId w:val="26"/>
        </w:numPr>
        <w:jc w:val="both"/>
      </w:pPr>
      <w:r>
        <w:t xml:space="preserve">Na końcu, na każdej mapie cech wywoływana jest nieliniowa funkcja aktywacji (np. </w:t>
      </w:r>
      <w:proofErr w:type="spellStart"/>
      <w:r>
        <w:t>ReLU</w:t>
      </w:r>
      <w:proofErr w:type="spellEnd"/>
      <w:r>
        <w:t>), po to, żeby model był zdolny wychwytywać skomplikowane wzorce.</w:t>
      </w:r>
    </w:p>
    <w:p w14:paraId="6709DA76" w14:textId="73CAAF51" w:rsidR="00BC1BBB" w:rsidRDefault="00BC1BBB" w:rsidP="00BC1BBB">
      <w:pPr>
        <w:pStyle w:val="Nagwek2"/>
      </w:pPr>
      <w:bookmarkStart w:id="288" w:name="_Toc157616470"/>
      <w:r>
        <w:t>Użyte narzędzia i technologie</w:t>
      </w:r>
      <w:bookmarkEnd w:id="288"/>
    </w:p>
    <w:p w14:paraId="5D9E7D2F" w14:textId="77777777" w:rsidR="00077FC5" w:rsidRDefault="00BC1BBB" w:rsidP="00077FC5">
      <w:pPr>
        <w:ind w:firstLine="576"/>
        <w:jc w:val="both"/>
      </w:pPr>
      <w:r>
        <w:t xml:space="preserve">Jako biblioteki uczenia maszynowego wybrano TensorFlow (w skrócie TF), wraz z często towarzyszącym jej modułowi </w:t>
      </w:r>
      <w:proofErr w:type="spellStart"/>
      <w:r>
        <w:t>Keras</w:t>
      </w:r>
      <w:proofErr w:type="spellEnd"/>
      <w:r>
        <w:t xml:space="preserve">. Jest to popularny w świecie uczenia maszynowego wybór. TF dostarcza niskopoziomowych funkcji oraz algorytmów (takich jak np. algorytm propagacji wstecznej, czy różniczkowania automatycznego) zaimplementowanych w języku C++, które posiadają tzw. </w:t>
      </w:r>
      <w:proofErr w:type="spellStart"/>
      <w:r>
        <w:t>bindingi</w:t>
      </w:r>
      <w:proofErr w:type="spellEnd"/>
      <w:r>
        <w:t xml:space="preserve"> języka Python – w ten sposób programista może pisać kod, bez konieczności zagłębiania się w trudniejsze aspekty języka C++. </w:t>
      </w:r>
      <w:proofErr w:type="spellStart"/>
      <w:r>
        <w:t>Keras</w:t>
      </w:r>
      <w:proofErr w:type="spellEnd"/>
      <w:r>
        <w:t xml:space="preserve"> jest natomiast </w:t>
      </w:r>
      <w:proofErr w:type="spellStart"/>
      <w:r>
        <w:t>frameworkiem</w:t>
      </w:r>
      <w:proofErr w:type="spellEnd"/>
      <w:r>
        <w:t xml:space="preserve">, który implementuje wysokopoziomowe mechanizmy potrzebne, aby szybko i w czytelny sposób tworzyć sieci neuronowe. Mechanizmami tymi są m.in. różne rodzaje warstw, jak np. warstwa </w:t>
      </w:r>
      <w:proofErr w:type="spellStart"/>
      <w:r>
        <w:t>Dense</w:t>
      </w:r>
      <w:proofErr w:type="spellEnd"/>
      <w:r>
        <w:t xml:space="preserve">, Conv2D, czy </w:t>
      </w:r>
      <w:proofErr w:type="spellStart"/>
      <w:r>
        <w:t>GlobalAveragePooling</w:t>
      </w:r>
      <w:proofErr w:type="spellEnd"/>
      <w:r>
        <w:t xml:space="preserve">. Udostępnia on również bibliotekę wytrenowanych modeli używanych podczas tzw. transfer learning, a także dostarcza narzędzia do </w:t>
      </w:r>
      <w:proofErr w:type="spellStart"/>
      <w:r>
        <w:t>preprocessingu</w:t>
      </w:r>
      <w:proofErr w:type="spellEnd"/>
      <w:r>
        <w:t xml:space="preserve"> danych oraz ich augmentacji.</w:t>
      </w:r>
    </w:p>
    <w:p w14:paraId="5EE35816" w14:textId="40F5B82C" w:rsidR="00077FC5" w:rsidRDefault="00077FC5" w:rsidP="00077FC5">
      <w:pPr>
        <w:ind w:firstLine="576"/>
        <w:jc w:val="both"/>
      </w:pPr>
      <w:r>
        <w:t xml:space="preserve">Treningi modeli odbywały się na komputerze desktopowym wyposażonym w 64gb pamięci RAM, kartę graficzną z rodziny </w:t>
      </w:r>
      <w:proofErr w:type="spellStart"/>
      <w:r>
        <w:t>NVidia</w:t>
      </w:r>
      <w:proofErr w:type="spellEnd"/>
      <w:r>
        <w:t xml:space="preserve"> </w:t>
      </w:r>
      <w:proofErr w:type="spellStart"/>
      <w:r>
        <w:t>GeForce</w:t>
      </w:r>
      <w:proofErr w:type="spellEnd"/>
      <w:r>
        <w:t xml:space="preserve"> RTX 3600, oraz procesor Intel </w:t>
      </w:r>
      <w:proofErr w:type="spellStart"/>
      <w:r>
        <w:t>Core</w:t>
      </w:r>
      <w:proofErr w:type="spellEnd"/>
      <w:r>
        <w:t xml:space="preserve"> i5-10400F o taktowaniu 2.9GHz. Ilość pamięci RAM, oraz moc procesora były istotne podczas trenowania modeli biblioteki sklearn, natomiast karta graficzna używana była podczas uczenia sieci neuronowych.</w:t>
      </w:r>
    </w:p>
    <w:p w14:paraId="1587B7A4" w14:textId="71C80DA5" w:rsidR="003655E5" w:rsidRPr="00BA4579" w:rsidRDefault="003655E5" w:rsidP="003655E5">
      <w:pPr>
        <w:pStyle w:val="Nagwek1"/>
        <w:numPr>
          <w:ilvl w:val="0"/>
          <w:numId w:val="0"/>
        </w:numPr>
        <w:ind w:left="432"/>
        <w:jc w:val="center"/>
      </w:pPr>
      <w:bookmarkStart w:id="289" w:name="_Toc157616471"/>
      <w:r>
        <w:lastRenderedPageBreak/>
        <w:t>Rozdział 2 – Architektury InceptionResNetV2 i Xception</w:t>
      </w:r>
      <w:bookmarkEnd w:id="289"/>
    </w:p>
    <w:p w14:paraId="5F4A2C60" w14:textId="77777777" w:rsidR="00A933A7" w:rsidRPr="00A933A7" w:rsidRDefault="00A933A7" w:rsidP="00A933A7">
      <w:pPr>
        <w:pStyle w:val="Akapitzlist"/>
        <w:keepNext/>
        <w:pageBreakBefore/>
        <w:numPr>
          <w:ilvl w:val="0"/>
          <w:numId w:val="28"/>
        </w:numPr>
        <w:spacing w:before="240" w:after="60"/>
        <w:contextualSpacing w:val="0"/>
        <w:outlineLvl w:val="0"/>
        <w:rPr>
          <w:b/>
          <w:bCs/>
          <w:vanish/>
          <w:kern w:val="32"/>
          <w:sz w:val="28"/>
          <w:szCs w:val="32"/>
        </w:rPr>
      </w:pPr>
      <w:bookmarkStart w:id="290" w:name="_Toc154646703"/>
      <w:bookmarkStart w:id="291" w:name="_Toc154774727"/>
      <w:bookmarkStart w:id="292" w:name="_Toc154774769"/>
      <w:bookmarkStart w:id="293" w:name="_Toc154775085"/>
      <w:bookmarkStart w:id="294" w:name="_Toc154777771"/>
      <w:bookmarkStart w:id="295" w:name="_Toc154777848"/>
      <w:bookmarkStart w:id="296" w:name="_Toc154777948"/>
      <w:bookmarkStart w:id="297" w:name="_Toc154778270"/>
      <w:bookmarkStart w:id="298" w:name="_Toc154778297"/>
      <w:bookmarkStart w:id="299" w:name="_Toc154778324"/>
      <w:bookmarkStart w:id="300" w:name="_Toc154851562"/>
      <w:bookmarkStart w:id="301" w:name="_Toc154851589"/>
      <w:bookmarkStart w:id="302" w:name="_Toc154912651"/>
      <w:bookmarkStart w:id="303" w:name="_Toc154913408"/>
      <w:bookmarkStart w:id="304" w:name="_Toc154915928"/>
      <w:bookmarkStart w:id="305" w:name="_Toc154916222"/>
      <w:bookmarkStart w:id="306" w:name="_Toc154916414"/>
      <w:bookmarkStart w:id="307" w:name="_Toc154918519"/>
      <w:bookmarkStart w:id="308" w:name="_Toc154918613"/>
      <w:bookmarkStart w:id="309" w:name="_Toc154923546"/>
      <w:bookmarkStart w:id="310" w:name="_Toc154923624"/>
      <w:bookmarkStart w:id="311" w:name="_Toc157616472"/>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14:paraId="512DF7EB" w14:textId="04703266" w:rsidR="003655E5" w:rsidRDefault="003655E5" w:rsidP="00A933A7">
      <w:pPr>
        <w:pStyle w:val="Nagwek2"/>
        <w:numPr>
          <w:ilvl w:val="1"/>
          <w:numId w:val="28"/>
        </w:numPr>
      </w:pPr>
      <w:bookmarkStart w:id="312" w:name="_Toc157616473"/>
      <w:r>
        <w:t>Architektura InceptionResNetV2</w:t>
      </w:r>
      <w:bookmarkEnd w:id="312"/>
    </w:p>
    <w:p w14:paraId="513E8E7F" w14:textId="6B9DFD19" w:rsidR="00025E85" w:rsidRDefault="00025E85" w:rsidP="00025E85">
      <w:pPr>
        <w:ind w:firstLine="576"/>
        <w:jc w:val="both"/>
      </w:pPr>
      <w:r>
        <w:t>Największą zmianą wprowadzoną przez autorów tej architektury w stosunku do jej poprzedników jest użycie modułów incepcyjnych oraz połączeń skrótowych (residual connections). Obie te techniki istniały już wcześniej, jednak użycie ich kombinacji umożliwiło utworzenie dużo głębszych struktur, które oprócz cechowania się wyższą dokładnością, mniej cierpiały z powodu problemu tzw. zanikającego gradientu.</w:t>
      </w:r>
    </w:p>
    <w:p w14:paraId="02D5E82D" w14:textId="6E8A6077" w:rsidR="00025E85" w:rsidRDefault="00025E85" w:rsidP="00025E85">
      <w:pPr>
        <w:ind w:firstLine="576"/>
        <w:jc w:val="both"/>
      </w:pPr>
      <w:r>
        <w:t xml:space="preserve">Problem ten został zauważony przez badaczy, kiedy próbowali uczyć bardzo głębokie sieci. Opisany wcześniej mechanizm propagacji wstecznej może cechować się tym, że wagi warstw położonych najdalej są w procesie treningu dostosowywane w najmniejszym stopniu, co z kolei skutkuje tym, że warstwy te przestają się uczyć i sieć przykłada nieproporcjonalnie wyższą uwagę to </w:t>
      </w:r>
      <w:r w:rsidR="005077D8">
        <w:t>położonych wyżej</w:t>
      </w:r>
      <w:r>
        <w:t>. To z kolei sprawia, że stosowanie głębokich sieci neuronowych może nie przynieść żadnych korzyści, lub wręcz sprawić, że ich dokładność będzie niższa</w:t>
      </w:r>
      <w:r w:rsidR="005077D8">
        <w:t xml:space="preserve"> od ich prostszych rodzajów</w:t>
      </w:r>
      <w:r>
        <w:t>. W poszukiwaniu architektur zdolnych rozpoznawać coraz bardziej skomplikowane wzorce, narodziła się konieczność zapobieżenia temu zjawisku.</w:t>
      </w:r>
      <w:r w:rsidR="005077D8">
        <w:t xml:space="preserve"> Połączenia skrótowe (pomijające) działają tak, że warstwa poprzedzająca warstwę bezpośrednio nad nią, zwraca swój rezultat do warstwy położonej jeszcze wyżej – oba wyniki są dodawane i w ten sposób mechanizm propagacji wstecznej może w bardziej wydajny sposób rozpropagować gradient funkcji straty.</w:t>
      </w:r>
    </w:p>
    <w:p w14:paraId="05CF9F45" w14:textId="4D27CADA" w:rsidR="005077D8" w:rsidRDefault="005077D8" w:rsidP="00F2737C">
      <w:pPr>
        <w:ind w:firstLine="576"/>
        <w:jc w:val="both"/>
      </w:pPr>
      <w:r>
        <w:t>Jeśli zaś chodzi o ideę, która stała za zastosowaniem modułów incepcyjnych, to badaczom chodziło o to, aby móc wykrywać skomplikowane wzorce w różnych skalach. Stąd, moduły incepcyjne przeprowadzają operację splotu używając jednocześnie filtrów o różnych wielkościach (np. 5x5, 3x3)</w:t>
      </w:r>
      <w:r w:rsidR="00F2737C">
        <w:t>.</w:t>
      </w:r>
    </w:p>
    <w:p w14:paraId="44C384CD" w14:textId="77777777" w:rsidR="00266972" w:rsidRDefault="00A64517" w:rsidP="00F2737C">
      <w:pPr>
        <w:ind w:firstLine="576"/>
        <w:jc w:val="both"/>
      </w:pPr>
      <w:r>
        <w:t>Na rysunku 2 zaprezentowan</w:t>
      </w:r>
      <w:r w:rsidR="00266972">
        <w:t>e zostały oba omawiane moduły.</w:t>
      </w:r>
      <w:r>
        <w:t xml:space="preserve"> Jest to bardzo podstawowa prezentacja tej idei, a w jej konkretnych implementacjach występują różne bloki incepcyjne</w:t>
      </w:r>
      <w:r w:rsidR="00266972">
        <w:t xml:space="preserve"> oraz pomijające</w:t>
      </w:r>
      <w:r>
        <w:t xml:space="preserve">, </w:t>
      </w:r>
      <w:r w:rsidR="00266972">
        <w:t>bardziej rozbudowane od poniższych</w:t>
      </w:r>
      <w:r>
        <w:t xml:space="preserve">. </w:t>
      </w:r>
    </w:p>
    <w:p w14:paraId="42CF2C62" w14:textId="66D4465D" w:rsidR="00A64517" w:rsidRDefault="00266972" w:rsidP="00F2737C">
      <w:pPr>
        <w:ind w:firstLine="576"/>
        <w:jc w:val="both"/>
      </w:pPr>
      <w:r>
        <w:t>Po lewej stronie w</w:t>
      </w:r>
      <w:r w:rsidR="00A64517">
        <w:t xml:space="preserve">idać, że blok </w:t>
      </w:r>
      <w:r>
        <w:t xml:space="preserve">incepcyjny </w:t>
      </w:r>
      <w:r w:rsidR="00A64517">
        <w:t>rozgałęzia się na kilka „ramion” przechodzących przez dane filtrami różnych wielkości. Na końcu wyniki tych równoległych operacji łączone są do postaci jednej mapy cech.</w:t>
      </w:r>
    </w:p>
    <w:p w14:paraId="1BDD8DE5" w14:textId="79B15F75" w:rsidR="001D01A5" w:rsidRPr="001D01A5" w:rsidRDefault="008C56AC" w:rsidP="00266972">
      <w:pPr>
        <w:pStyle w:val="Legenda"/>
        <w:keepNext/>
        <w:ind w:left="4248"/>
        <w:jc w:val="right"/>
        <w:rPr>
          <w:i w:val="0"/>
          <w:iCs w:val="0"/>
        </w:rPr>
      </w:pPr>
      <w:r>
        <w:rPr>
          <w:i w:val="0"/>
          <w:iCs w:val="0"/>
        </w:rPr>
        <w:lastRenderedPageBreak/>
        <w:t xml:space="preserve">   </w:t>
      </w:r>
      <w:bookmarkStart w:id="313" w:name="_Toc154778232"/>
      <w:r w:rsidR="001D01A5" w:rsidRPr="001D01A5">
        <w:rPr>
          <w:i w:val="0"/>
          <w:iCs w:val="0"/>
        </w:rPr>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14" w:author="Marek Małek" w:date="2024-01-31T17:31:00Z">
        <w:r w:rsidR="00FB4259">
          <w:rPr>
            <w:i w:val="0"/>
            <w:iCs w:val="0"/>
            <w:noProof/>
          </w:rPr>
          <w:t>3</w:t>
        </w:r>
      </w:ins>
      <w:del w:id="315" w:author="Marek Małek" w:date="2024-01-31T17:31:00Z">
        <w:r w:rsidR="00821019" w:rsidDel="00FB4259">
          <w:rPr>
            <w:i w:val="0"/>
            <w:iCs w:val="0"/>
            <w:noProof/>
          </w:rPr>
          <w:delText>2</w:delText>
        </w:r>
      </w:del>
      <w:r w:rsidR="00252D93">
        <w:rPr>
          <w:i w:val="0"/>
          <w:iCs w:val="0"/>
        </w:rPr>
        <w:fldChar w:fldCharType="end"/>
      </w:r>
      <w:r w:rsidR="001D01A5" w:rsidRPr="001D01A5">
        <w:rPr>
          <w:i w:val="0"/>
          <w:iCs w:val="0"/>
        </w:rPr>
        <w:t xml:space="preserve"> - przykład modułu </w:t>
      </w:r>
      <w:proofErr w:type="spellStart"/>
      <w:r w:rsidR="001D01A5" w:rsidRPr="001D01A5">
        <w:rPr>
          <w:i w:val="0"/>
          <w:iCs w:val="0"/>
        </w:rPr>
        <w:t>incepcyjnego</w:t>
      </w:r>
      <w:bookmarkEnd w:id="313"/>
      <w:proofErr w:type="spellEnd"/>
    </w:p>
    <w:p w14:paraId="22F49771" w14:textId="7C09CA5A" w:rsidR="001D01A5" w:rsidRDefault="001D01A5" w:rsidP="00266972">
      <w:pPr>
        <w:keepNext/>
      </w:pPr>
      <w:r>
        <w:rPr>
          <w:noProof/>
        </w:rPr>
        <w:drawing>
          <wp:inline distT="0" distB="0" distL="0" distR="0" wp14:anchorId="44CC9335" wp14:editId="041A4B0B">
            <wp:extent cx="4171950" cy="2391038"/>
            <wp:effectExtent l="0" t="0" r="0" b="9525"/>
            <wp:docPr id="1169328458" name="Obraz 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8458" name="Obraz 2" descr="Obraz zawierający tekst, diagram, linia,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4251375" cy="2436558"/>
                    </a:xfrm>
                    <a:prstGeom prst="rect">
                      <a:avLst/>
                    </a:prstGeom>
                  </pic:spPr>
                </pic:pic>
              </a:graphicData>
            </a:graphic>
          </wp:inline>
        </w:drawing>
      </w:r>
      <w:r w:rsidR="00266972">
        <w:rPr>
          <w:noProof/>
        </w:rPr>
        <w:drawing>
          <wp:inline distT="0" distB="0" distL="0" distR="0" wp14:anchorId="1EA4DA41" wp14:editId="33DFDB1B">
            <wp:extent cx="1495634" cy="2257740"/>
            <wp:effectExtent l="0" t="0" r="9525" b="9525"/>
            <wp:docPr id="1755421677"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21677" name="Obraz 1" descr="Obraz zawierający tekst, zrzut ekranu, linia, Czcionka&#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1495634" cy="2257740"/>
                    </a:xfrm>
                    <a:prstGeom prst="rect">
                      <a:avLst/>
                    </a:prstGeom>
                  </pic:spPr>
                </pic:pic>
              </a:graphicData>
            </a:graphic>
          </wp:inline>
        </w:drawing>
      </w:r>
    </w:p>
    <w:p w14:paraId="3A809696" w14:textId="77777777" w:rsidR="008C56AC" w:rsidRDefault="008C56AC" w:rsidP="001D01A5">
      <w:pPr>
        <w:pStyle w:val="Legenda"/>
        <w:rPr>
          <w:i w:val="0"/>
          <w:iCs w:val="0"/>
        </w:rPr>
      </w:pPr>
    </w:p>
    <w:p w14:paraId="28E7BF85" w14:textId="4C71F88D" w:rsidR="00A64517" w:rsidRDefault="001D01A5" w:rsidP="00266972">
      <w:pPr>
        <w:pStyle w:val="Legenda"/>
        <w:rPr>
          <w:i w:val="0"/>
          <w:iCs w:val="0"/>
        </w:rPr>
      </w:pPr>
      <w:r w:rsidRPr="001D01A5">
        <w:rPr>
          <w:i w:val="0"/>
          <w:iCs w:val="0"/>
        </w:rPr>
        <w:t xml:space="preserve">Źródło: </w:t>
      </w:r>
      <w:r w:rsidR="00266972" w:rsidRPr="00266972">
        <w:rPr>
          <w:i w:val="0"/>
          <w:iCs w:val="0"/>
        </w:rPr>
        <w:t>https://www.researchgate.net/figure/Basic-architecture-of-inception-block_fig4_330511306</w:t>
      </w:r>
      <w:r w:rsidR="00266972">
        <w:rPr>
          <w:i w:val="0"/>
          <w:iCs w:val="0"/>
        </w:rPr>
        <w:br/>
        <w:t xml:space="preserve">Źródło: </w:t>
      </w:r>
      <w:r w:rsidR="00266972" w:rsidRPr="00266972">
        <w:rPr>
          <w:i w:val="0"/>
          <w:iCs w:val="0"/>
        </w:rPr>
        <w:t>https://arxiv.org/pdf/1602.07261v2.pdf?</w:t>
      </w:r>
      <w:r w:rsidR="00266972" w:rsidRPr="00266972">
        <w:t xml:space="preserve"> </w:t>
      </w:r>
      <w:r w:rsidR="00266972" w:rsidRPr="00266972">
        <w:rPr>
          <w:i w:val="0"/>
          <w:iCs w:val="0"/>
        </w:rPr>
        <w:t>https://arxiv.org/pdf/1602.07261v2.pdf?</w:t>
      </w:r>
    </w:p>
    <w:p w14:paraId="60833296" w14:textId="02C9730D" w:rsidR="00971EFA" w:rsidRDefault="00266972" w:rsidP="00971EFA">
      <w:pPr>
        <w:ind w:firstLine="576"/>
        <w:jc w:val="both"/>
      </w:pPr>
      <w:r>
        <w:t xml:space="preserve">Po prawej stronie widać </w:t>
      </w:r>
      <w:r w:rsidR="00055D04">
        <w:t>schemat</w:t>
      </w:r>
      <w:r>
        <w:t xml:space="preserve"> bloku zawierającego połączenie pomijające. W tym przykładzie, dla uproszczenia użyto dwóch warstw splotowych, jednak nic nie stoi na przeszkodzie, aby w ich miejscu pojawił się blok incepcyjny taki, jak na schemacie z lewej strony</w:t>
      </w:r>
      <w:r w:rsidR="0062155B">
        <w:t>, co też z resztą ma miejsce w kodzie modelu InceptionResNetV2.</w:t>
      </w:r>
    </w:p>
    <w:p w14:paraId="212A550A" w14:textId="77777777" w:rsidR="001D01A5" w:rsidRPr="001D01A5" w:rsidRDefault="001D01A5" w:rsidP="001D01A5"/>
    <w:p w14:paraId="5084F516" w14:textId="4F5B07BA" w:rsidR="00593C89" w:rsidRDefault="00DE3640" w:rsidP="001D01A5">
      <w:pPr>
        <w:pStyle w:val="Nagwek2"/>
      </w:pPr>
      <w:bookmarkStart w:id="316" w:name="_Toc157616474"/>
      <w:r>
        <w:t>Architektura Xception</w:t>
      </w:r>
      <w:bookmarkEnd w:id="316"/>
    </w:p>
    <w:p w14:paraId="52B6A895" w14:textId="270B2E62" w:rsidR="00593C89" w:rsidRPr="00055D04" w:rsidRDefault="00055D04" w:rsidP="00055D04">
      <w:pPr>
        <w:ind w:firstLine="576"/>
        <w:jc w:val="both"/>
      </w:pPr>
      <w:r w:rsidRPr="00055D04">
        <w:t xml:space="preserve">Architektura Xception została </w:t>
      </w:r>
      <w:r>
        <w:t>zaproponowana</w:t>
      </w:r>
      <w:r w:rsidR="009113E0">
        <w:t xml:space="preserve"> </w:t>
      </w:r>
      <w:r>
        <w:t xml:space="preserve">jako wariacja podejścia prezentowanego przez Inception, z tą różnicą, że bloki incepcyjne zastąpione zostały rozdzielnymi po głębokości warstwami splotowymi. Klasyczna sieć splotowa wykorzystuje filtry starające się jednocześnie wykrywać wzorce przestrzenne i międzykanałowe, natomiast w rozdzielnej warstwie splotowej użyto założenia, że wzorce przestrzenne i międzykanałowe mogą być modelowane oddzielnie. </w:t>
      </w:r>
      <w:r w:rsidR="00732239">
        <w:t>Między tą architekturą a kolejnymi podejściami do pomysłów zawartych w linii modeli Inception istnieje też sporo innych różnic, jednak ta jest kluczowa i największa. Dzięki użyciu operacji splotu w opisany powyżej, alternatywny sposób, Xception uznawane jest za generalnie skuteczniejszą architekturę.</w:t>
      </w:r>
      <w:r w:rsidR="009113E0">
        <w:t xml:space="preserve"> Rysunek 3 zawiera diagram kluczowego elementu:</w:t>
      </w:r>
    </w:p>
    <w:p w14:paraId="5B11292F" w14:textId="0D2ABC8C" w:rsidR="009113E0" w:rsidRPr="009113E0" w:rsidRDefault="009113E0" w:rsidP="009113E0">
      <w:pPr>
        <w:pStyle w:val="Legenda"/>
        <w:keepNext/>
        <w:jc w:val="right"/>
        <w:rPr>
          <w:i w:val="0"/>
          <w:iCs w:val="0"/>
        </w:rPr>
      </w:pPr>
      <w:bookmarkStart w:id="317" w:name="_Toc154778233"/>
      <w:r w:rsidRPr="009113E0">
        <w:rPr>
          <w:i w:val="0"/>
          <w:iCs w:val="0"/>
        </w:rPr>
        <w:lastRenderedPageBreak/>
        <w:t xml:space="preserve">Rysunek </w:t>
      </w:r>
      <w:r w:rsidR="00252D93">
        <w:rPr>
          <w:i w:val="0"/>
          <w:iCs w:val="0"/>
        </w:rPr>
        <w:fldChar w:fldCharType="begin"/>
      </w:r>
      <w:r w:rsidR="00252D93">
        <w:rPr>
          <w:i w:val="0"/>
          <w:iCs w:val="0"/>
        </w:rPr>
        <w:instrText xml:space="preserve"> SEQ Rysunek \* ARABIC </w:instrText>
      </w:r>
      <w:r w:rsidR="00252D93">
        <w:rPr>
          <w:i w:val="0"/>
          <w:iCs w:val="0"/>
        </w:rPr>
        <w:fldChar w:fldCharType="separate"/>
      </w:r>
      <w:ins w:id="318" w:author="Marek Małek" w:date="2024-01-31T17:31:00Z">
        <w:r w:rsidR="00FB4259">
          <w:rPr>
            <w:i w:val="0"/>
            <w:iCs w:val="0"/>
            <w:noProof/>
          </w:rPr>
          <w:t>4</w:t>
        </w:r>
      </w:ins>
      <w:del w:id="319" w:author="Marek Małek" w:date="2024-01-31T17:31:00Z">
        <w:r w:rsidR="00821019" w:rsidDel="00FB4259">
          <w:rPr>
            <w:i w:val="0"/>
            <w:iCs w:val="0"/>
            <w:noProof/>
          </w:rPr>
          <w:delText>3</w:delText>
        </w:r>
      </w:del>
      <w:r w:rsidR="00252D93">
        <w:rPr>
          <w:i w:val="0"/>
          <w:iCs w:val="0"/>
        </w:rPr>
        <w:fldChar w:fldCharType="end"/>
      </w:r>
      <w:r w:rsidRPr="009113E0">
        <w:rPr>
          <w:i w:val="0"/>
          <w:iCs w:val="0"/>
          <w:noProof/>
        </w:rPr>
        <w:t>- wykorzystanie filtrów po głębokości</w:t>
      </w:r>
      <w:bookmarkEnd w:id="317"/>
    </w:p>
    <w:p w14:paraId="1644CC8A" w14:textId="77777777" w:rsidR="009113E0" w:rsidRDefault="009113E0" w:rsidP="009113E0">
      <w:pPr>
        <w:keepNext/>
        <w:spacing w:after="160" w:line="259" w:lineRule="auto"/>
      </w:pPr>
      <w:r>
        <w:rPr>
          <w:noProof/>
        </w:rPr>
        <w:drawing>
          <wp:inline distT="0" distB="0" distL="0" distR="0" wp14:anchorId="31857B24" wp14:editId="101D98D9">
            <wp:extent cx="5760720" cy="3500120"/>
            <wp:effectExtent l="0" t="0" r="0" b="5080"/>
            <wp:docPr id="24619325" name="Obraz 1" descr="Obraz zawierający tekst, diagram, Prostokąt, szk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325" name="Obraz 1" descr="Obraz zawierający tekst, diagram, Prostokąt, szk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500120"/>
                    </a:xfrm>
                    <a:prstGeom prst="rect">
                      <a:avLst/>
                    </a:prstGeom>
                  </pic:spPr>
                </pic:pic>
              </a:graphicData>
            </a:graphic>
          </wp:inline>
        </w:drawing>
      </w:r>
    </w:p>
    <w:p w14:paraId="68677763" w14:textId="11B2B6DB" w:rsidR="009113E0" w:rsidRPr="009113E0" w:rsidRDefault="009113E0" w:rsidP="009113E0">
      <w:pPr>
        <w:pStyle w:val="Legenda"/>
        <w:rPr>
          <w:i w:val="0"/>
          <w:iCs w:val="0"/>
        </w:rPr>
      </w:pPr>
      <w:r w:rsidRPr="009113E0">
        <w:rPr>
          <w:i w:val="0"/>
          <w:iCs w:val="0"/>
        </w:rPr>
        <w:t xml:space="preserve">Źródło: Uczenie maszynowe z użyciem </w:t>
      </w:r>
      <w:proofErr w:type="spellStart"/>
      <w:r w:rsidRPr="009113E0">
        <w:rPr>
          <w:i w:val="0"/>
          <w:iCs w:val="0"/>
        </w:rPr>
        <w:t>Scik</w:t>
      </w:r>
      <w:r>
        <w:rPr>
          <w:i w:val="0"/>
          <w:iCs w:val="0"/>
        </w:rPr>
        <w:t>it-Learn</w:t>
      </w:r>
      <w:proofErr w:type="spellEnd"/>
      <w:r>
        <w:rPr>
          <w:i w:val="0"/>
          <w:iCs w:val="0"/>
        </w:rPr>
        <w:t xml:space="preserve"> i TensorFlow</w:t>
      </w:r>
    </w:p>
    <w:p w14:paraId="5A613047" w14:textId="4FC3669F" w:rsidR="00800119" w:rsidRDefault="00800119">
      <w:pPr>
        <w:spacing w:after="160" w:line="259" w:lineRule="auto"/>
      </w:pPr>
      <w:r>
        <w:br w:type="page"/>
      </w:r>
    </w:p>
    <w:p w14:paraId="7994E802" w14:textId="4634C04F" w:rsidR="00800119" w:rsidRDefault="00800119" w:rsidP="00E90A9E">
      <w:pPr>
        <w:pStyle w:val="Nagwek1"/>
        <w:numPr>
          <w:ilvl w:val="0"/>
          <w:numId w:val="0"/>
        </w:numPr>
        <w:ind w:left="708"/>
        <w:jc w:val="center"/>
        <w:rPr>
          <w:b w:val="0"/>
          <w:bCs w:val="0"/>
          <w:szCs w:val="28"/>
        </w:rPr>
      </w:pPr>
      <w:bookmarkStart w:id="320" w:name="_Toc124877873"/>
      <w:bookmarkStart w:id="321" w:name="_Toc157616475"/>
      <w:r w:rsidRPr="00670348">
        <w:lastRenderedPageBreak/>
        <w:t xml:space="preserve">Rozdział </w:t>
      </w:r>
      <w:bookmarkEnd w:id="320"/>
      <w:r w:rsidR="002A31C9">
        <w:t>3</w:t>
      </w:r>
      <w:r w:rsidR="00E90A9E">
        <w:t xml:space="preserve"> </w:t>
      </w:r>
      <w:r w:rsidR="00DE19EB">
        <w:t>–</w:t>
      </w:r>
      <w:r w:rsidR="00E90A9E">
        <w:t xml:space="preserve"> </w:t>
      </w:r>
      <w:r w:rsidR="00DE19EB">
        <w:t>Proces Trenowania Modeli</w:t>
      </w:r>
      <w:bookmarkEnd w:id="321"/>
    </w:p>
    <w:p w14:paraId="08C94511" w14:textId="77777777" w:rsidR="00A76587" w:rsidRPr="00A76587" w:rsidRDefault="00A76587" w:rsidP="00A76587">
      <w:pPr>
        <w:pStyle w:val="Akapitzlist"/>
        <w:keepNext/>
        <w:pageBreakBefore/>
        <w:numPr>
          <w:ilvl w:val="0"/>
          <w:numId w:val="1"/>
        </w:numPr>
        <w:spacing w:before="240" w:after="60"/>
        <w:contextualSpacing w:val="0"/>
        <w:outlineLvl w:val="0"/>
        <w:rPr>
          <w:b/>
          <w:bCs/>
          <w:vanish/>
          <w:kern w:val="32"/>
          <w:sz w:val="28"/>
          <w:szCs w:val="32"/>
        </w:rPr>
      </w:pPr>
      <w:bookmarkStart w:id="322" w:name="_Toc124878748"/>
      <w:bookmarkStart w:id="323" w:name="_Toc124879222"/>
      <w:bookmarkStart w:id="324" w:name="_Toc124879259"/>
      <w:bookmarkStart w:id="325" w:name="_Toc124942218"/>
      <w:bookmarkStart w:id="326" w:name="_Toc124942313"/>
      <w:bookmarkStart w:id="327" w:name="_Toc124942414"/>
      <w:bookmarkStart w:id="328" w:name="_Toc124942433"/>
      <w:bookmarkStart w:id="329" w:name="_Toc124960770"/>
      <w:bookmarkStart w:id="330" w:name="_Toc143926313"/>
      <w:bookmarkStart w:id="331" w:name="_Toc143968467"/>
      <w:bookmarkStart w:id="332" w:name="_Toc154596678"/>
      <w:bookmarkStart w:id="333" w:name="_Toc154646451"/>
      <w:bookmarkStart w:id="334" w:name="_Toc154646707"/>
      <w:bookmarkStart w:id="335" w:name="_Toc154774731"/>
      <w:bookmarkStart w:id="336" w:name="_Toc154774773"/>
      <w:bookmarkStart w:id="337" w:name="_Toc154775089"/>
      <w:bookmarkStart w:id="338" w:name="_Toc154777775"/>
      <w:bookmarkStart w:id="339" w:name="_Toc154777852"/>
      <w:bookmarkStart w:id="340" w:name="_Toc154777952"/>
      <w:bookmarkStart w:id="341" w:name="_Toc154778274"/>
      <w:bookmarkStart w:id="342" w:name="_Toc154778301"/>
      <w:bookmarkStart w:id="343" w:name="_Toc154778328"/>
      <w:bookmarkStart w:id="344" w:name="_Toc154851566"/>
      <w:bookmarkStart w:id="345" w:name="_Toc154851593"/>
      <w:bookmarkStart w:id="346" w:name="_Toc154912655"/>
      <w:bookmarkStart w:id="347" w:name="_Toc154913412"/>
      <w:bookmarkStart w:id="348" w:name="_Toc154915932"/>
      <w:bookmarkStart w:id="349" w:name="_Toc154916226"/>
      <w:bookmarkStart w:id="350" w:name="_Toc154916418"/>
      <w:bookmarkStart w:id="351" w:name="_Toc154918523"/>
      <w:bookmarkStart w:id="352" w:name="_Toc154918617"/>
      <w:bookmarkStart w:id="353" w:name="_Toc154923550"/>
      <w:bookmarkStart w:id="354" w:name="_Toc154923628"/>
      <w:bookmarkStart w:id="355" w:name="_Toc157616476"/>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4FAD3787" w14:textId="421E6B5C" w:rsidR="000001D8" w:rsidRDefault="000D2318" w:rsidP="00A76587">
      <w:pPr>
        <w:pStyle w:val="Nagwek2"/>
      </w:pPr>
      <w:bookmarkStart w:id="356" w:name="_Toc157616477"/>
      <w:r>
        <w:t>Zbiór danych</w:t>
      </w:r>
      <w:r w:rsidR="00563EF4">
        <w:t xml:space="preserve"> i EDA</w:t>
      </w:r>
      <w:bookmarkEnd w:id="356"/>
    </w:p>
    <w:p w14:paraId="751D3BAE" w14:textId="4CCFA5A5" w:rsidR="00563EF4" w:rsidRDefault="00563EF4" w:rsidP="00563EF4">
      <w:pPr>
        <w:ind w:firstLine="576"/>
        <w:jc w:val="both"/>
      </w:pPr>
      <w:r>
        <w:t xml:space="preserve">Jako zbiór danych wybrano dostępny w portalu kaggle.com HAM10000. Zawiera on 10 000 obrazów zmian skórnych dla 7 kategorii. </w:t>
      </w:r>
      <w:r w:rsidR="00D93959">
        <w:t>Oprócz samych zdjęć, obecne są także pewne informacje o pacjentach, takie jak wiek, płeć, umiejscowienie zmiany i metoda jej wykrycia. Ostatecznie nie zdecydowano się na ich użycie, aby lepiej skupić się na rdzeniu rozpatrywanego problemu, czyli rozpoznawaniu obrazów.</w:t>
      </w:r>
      <w:r w:rsidR="00252D93">
        <w:t xml:space="preserve"> Rysunek 4 prezentuje histogramy zliczające wystąpienia określonych zmian skórnych wśród płci, gdzie na niebiesko zaznaczono mężczyzn, a na pomarańczowo kobiety:</w:t>
      </w:r>
    </w:p>
    <w:p w14:paraId="4128F6E3" w14:textId="7168F7CD" w:rsidR="00252D93" w:rsidRPr="00252D93" w:rsidRDefault="00252D93" w:rsidP="00252D93">
      <w:pPr>
        <w:pStyle w:val="Legenda"/>
        <w:keepNext/>
        <w:jc w:val="right"/>
        <w:rPr>
          <w:i w:val="0"/>
          <w:iCs w:val="0"/>
        </w:rPr>
      </w:pPr>
      <w:bookmarkStart w:id="357" w:name="_Toc154778234"/>
      <w:r w:rsidRPr="00252D93">
        <w:rPr>
          <w:i w:val="0"/>
          <w:iCs w:val="0"/>
        </w:rPr>
        <w:t xml:space="preserve">Rysunek </w:t>
      </w:r>
      <w:r w:rsidRPr="00252D93">
        <w:rPr>
          <w:i w:val="0"/>
          <w:iCs w:val="0"/>
        </w:rPr>
        <w:fldChar w:fldCharType="begin"/>
      </w:r>
      <w:r w:rsidRPr="00252D93">
        <w:rPr>
          <w:i w:val="0"/>
          <w:iCs w:val="0"/>
        </w:rPr>
        <w:instrText xml:space="preserve"> SEQ Rysunek \* ARABIC </w:instrText>
      </w:r>
      <w:r w:rsidRPr="00252D93">
        <w:rPr>
          <w:i w:val="0"/>
          <w:iCs w:val="0"/>
        </w:rPr>
        <w:fldChar w:fldCharType="separate"/>
      </w:r>
      <w:ins w:id="358" w:author="Marek Małek" w:date="2024-01-31T17:31:00Z">
        <w:r w:rsidR="00FB4259">
          <w:rPr>
            <w:i w:val="0"/>
            <w:iCs w:val="0"/>
            <w:noProof/>
          </w:rPr>
          <w:t>5</w:t>
        </w:r>
      </w:ins>
      <w:del w:id="359" w:author="Marek Małek" w:date="2024-01-31T17:31:00Z">
        <w:r w:rsidR="00821019" w:rsidDel="00FB4259">
          <w:rPr>
            <w:i w:val="0"/>
            <w:iCs w:val="0"/>
            <w:noProof/>
          </w:rPr>
          <w:delText>4</w:delText>
        </w:r>
      </w:del>
      <w:r w:rsidRPr="00252D93">
        <w:rPr>
          <w:i w:val="0"/>
          <w:iCs w:val="0"/>
        </w:rPr>
        <w:fldChar w:fldCharType="end"/>
      </w:r>
      <w:r w:rsidRPr="00252D93">
        <w:rPr>
          <w:i w:val="0"/>
          <w:iCs w:val="0"/>
        </w:rPr>
        <w:t xml:space="preserve"> - EDA</w:t>
      </w:r>
      <w:bookmarkEnd w:id="357"/>
    </w:p>
    <w:p w14:paraId="53D8D5C8" w14:textId="77777777" w:rsidR="006B0978" w:rsidRDefault="00252D93" w:rsidP="006B0978">
      <w:pPr>
        <w:keepNext/>
        <w:jc w:val="both"/>
      </w:pPr>
      <w:r>
        <w:rPr>
          <w:noProof/>
        </w:rPr>
        <w:drawing>
          <wp:inline distT="0" distB="0" distL="0" distR="0" wp14:anchorId="41AFFFCE" wp14:editId="01E6226B">
            <wp:extent cx="5760720" cy="3949065"/>
            <wp:effectExtent l="0" t="0" r="0" b="0"/>
            <wp:docPr id="1870237479" name="Obraz 2"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37479" name="Obraz 2" descr="Obraz zawierający tekst, zrzut ekranu, diagram, Wykres&#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3949065"/>
                    </a:xfrm>
                    <a:prstGeom prst="rect">
                      <a:avLst/>
                    </a:prstGeom>
                  </pic:spPr>
                </pic:pic>
              </a:graphicData>
            </a:graphic>
          </wp:inline>
        </w:drawing>
      </w:r>
    </w:p>
    <w:p w14:paraId="5AA6C7C6" w14:textId="172C4A03" w:rsidR="00252D93" w:rsidRDefault="006B0978" w:rsidP="006B0978">
      <w:pPr>
        <w:pStyle w:val="Legenda"/>
        <w:jc w:val="both"/>
        <w:rPr>
          <w:i w:val="0"/>
          <w:iCs w:val="0"/>
        </w:rPr>
      </w:pPr>
      <w:r w:rsidRPr="006B0978">
        <w:rPr>
          <w:i w:val="0"/>
          <w:iCs w:val="0"/>
        </w:rPr>
        <w:t>Źródło: opracowanie własne</w:t>
      </w:r>
    </w:p>
    <w:p w14:paraId="7F010D9C" w14:textId="726EF076" w:rsidR="004825F6" w:rsidRDefault="004825F6" w:rsidP="009C3878">
      <w:pPr>
        <w:ind w:firstLine="576"/>
        <w:jc w:val="both"/>
      </w:pPr>
      <w:r>
        <w:t>Ciekawą obserwację być może stanowi fakt, że dla większości zmian skórnych obecnych w zbiorze HAM 10000 ich ofiarami nieco częściej padają mężczyźni.</w:t>
      </w:r>
      <w:r w:rsidR="009C3878">
        <w:t xml:space="preserve"> Nie ma to jednak wpływu na efektywność treningu, wybranych architektur.</w:t>
      </w:r>
      <w:r w:rsidR="00BA1C54">
        <w:t xml:space="preserve"> </w:t>
      </w:r>
    </w:p>
    <w:p w14:paraId="51B91B76" w14:textId="7FDC792F" w:rsidR="00BA1C54" w:rsidRPr="004825F6" w:rsidRDefault="00BA1C54" w:rsidP="009C3878">
      <w:pPr>
        <w:ind w:firstLine="576"/>
        <w:jc w:val="both"/>
      </w:pPr>
      <w:r>
        <w:t>Z rysunku 4 płynie jednak wniosek – występuje tu nierównowaga ilości próbek pomiędzy kolejnymi zmianami skórnymi, co będzie miało wpływ na kroki podjęte w celu usprawnienia dokładności klasyfikatorów.</w:t>
      </w:r>
    </w:p>
    <w:p w14:paraId="180C1A29" w14:textId="37F6CF7F" w:rsidR="00800119" w:rsidRDefault="000D2318" w:rsidP="00A76587">
      <w:pPr>
        <w:pStyle w:val="Nagwek2"/>
      </w:pPr>
      <w:bookmarkStart w:id="360" w:name="_Toc157616478"/>
      <w:r>
        <w:lastRenderedPageBreak/>
        <w:t>Trenowanie i rezultaty modeli bazowych</w:t>
      </w:r>
      <w:bookmarkEnd w:id="360"/>
    </w:p>
    <w:p w14:paraId="06F76D80" w14:textId="7125E969" w:rsidR="00A46A24" w:rsidRDefault="00A46A24" w:rsidP="00A46A24">
      <w:pPr>
        <w:ind w:firstLine="576"/>
        <w:jc w:val="both"/>
      </w:pPr>
      <w:r>
        <w:t>Przez modele bazowe, w kontekście tej pracy należy rozumieć modele niewykorzystujące sieci neuronowych. Wybrano to podejście, aby unaocznić, że prostsze algorytmy uczenia maszynowego nie są skuteczne w obliczu zbioru danych tak dużego i skomplikowanego jak HAM 10000. Chociaż były w stanie osiągnąć zbieżność szybciej od sieci neuronowych, to ich dokładność nigdy nie przekroczyła 41%.</w:t>
      </w:r>
    </w:p>
    <w:p w14:paraId="62471025" w14:textId="6D8EB5A7" w:rsidR="00A46A24" w:rsidRDefault="00A46A24" w:rsidP="00A46A24">
      <w:pPr>
        <w:ind w:firstLine="576"/>
        <w:jc w:val="both"/>
      </w:pPr>
      <w:r>
        <w:t xml:space="preserve">Pierwszy z wybranych algorytmów to </w:t>
      </w:r>
      <w:proofErr w:type="spellStart"/>
      <w:r w:rsidR="005D1BC9">
        <w:t>KNeighborsClassifier</w:t>
      </w:r>
      <w:proofErr w:type="spellEnd"/>
      <w:r>
        <w:t xml:space="preserve">, obecny w </w:t>
      </w:r>
      <w:proofErr w:type="spellStart"/>
      <w:r>
        <w:t>pythonowej</w:t>
      </w:r>
      <w:proofErr w:type="spellEnd"/>
      <w:r>
        <w:t xml:space="preserve"> bibliotece </w:t>
      </w:r>
      <w:proofErr w:type="spellStart"/>
      <w:r>
        <w:t>scikit-learn</w:t>
      </w:r>
      <w:proofErr w:type="spellEnd"/>
      <w:r>
        <w:t xml:space="preserve"> (w skrócie sklearn). W świecie data science jest on dość popularny i często wybierany jest jako klasyfikator nawet dla bardziej złożonych problemów – przez swoją skuteczność i prostotę. </w:t>
      </w:r>
      <w:r w:rsidR="009C3878">
        <w:t>Rysunek 5 pokazuje punkt wyjściowy, czyli trening tego klasyfikatora bez żadnych modyfikacji:</w:t>
      </w:r>
    </w:p>
    <w:p w14:paraId="40299A33" w14:textId="1ABE9870" w:rsidR="009C3878" w:rsidRPr="009C3878" w:rsidRDefault="009C3878" w:rsidP="009C3878">
      <w:pPr>
        <w:pStyle w:val="Legenda"/>
        <w:keepNext/>
        <w:jc w:val="right"/>
        <w:rPr>
          <w:i w:val="0"/>
          <w:iCs w:val="0"/>
        </w:rPr>
      </w:pPr>
      <w:bookmarkStart w:id="361" w:name="_Toc154778235"/>
      <w:r w:rsidRPr="009C3878">
        <w:rPr>
          <w:i w:val="0"/>
          <w:iCs w:val="0"/>
        </w:rPr>
        <w:t xml:space="preserve">Rysunek </w:t>
      </w:r>
      <w:r w:rsidRPr="009C3878">
        <w:rPr>
          <w:i w:val="0"/>
          <w:iCs w:val="0"/>
        </w:rPr>
        <w:fldChar w:fldCharType="begin"/>
      </w:r>
      <w:r w:rsidRPr="009C3878">
        <w:rPr>
          <w:i w:val="0"/>
          <w:iCs w:val="0"/>
        </w:rPr>
        <w:instrText xml:space="preserve"> SEQ Rysunek \* ARABIC </w:instrText>
      </w:r>
      <w:r w:rsidRPr="009C3878">
        <w:rPr>
          <w:i w:val="0"/>
          <w:iCs w:val="0"/>
        </w:rPr>
        <w:fldChar w:fldCharType="separate"/>
      </w:r>
      <w:ins w:id="362" w:author="Marek Małek" w:date="2024-01-31T17:31:00Z">
        <w:r w:rsidR="00FB4259">
          <w:rPr>
            <w:i w:val="0"/>
            <w:iCs w:val="0"/>
            <w:noProof/>
          </w:rPr>
          <w:t>6</w:t>
        </w:r>
      </w:ins>
      <w:del w:id="363" w:author="Marek Małek" w:date="2024-01-31T17:31:00Z">
        <w:r w:rsidR="00821019" w:rsidDel="00FB4259">
          <w:rPr>
            <w:i w:val="0"/>
            <w:iCs w:val="0"/>
            <w:noProof/>
          </w:rPr>
          <w:delText>5</w:delText>
        </w:r>
      </w:del>
      <w:r w:rsidRPr="009C3878">
        <w:rPr>
          <w:i w:val="0"/>
          <w:iCs w:val="0"/>
        </w:rPr>
        <w:fldChar w:fldCharType="end"/>
      </w:r>
      <w:r w:rsidRPr="009C3878">
        <w:rPr>
          <w:i w:val="0"/>
          <w:iCs w:val="0"/>
        </w:rPr>
        <w:t xml:space="preserve"> - pierwsze podejście do treningu KNN</w:t>
      </w:r>
      <w:bookmarkEnd w:id="361"/>
    </w:p>
    <w:p w14:paraId="2219CF36" w14:textId="77777777" w:rsidR="009C3878" w:rsidRDefault="009C3878" w:rsidP="009C3878">
      <w:pPr>
        <w:keepNext/>
        <w:jc w:val="both"/>
      </w:pPr>
      <w:r>
        <w:rPr>
          <w:noProof/>
        </w:rPr>
        <w:drawing>
          <wp:inline distT="0" distB="0" distL="0" distR="0" wp14:anchorId="08789858" wp14:editId="51566A01">
            <wp:extent cx="5760720" cy="1858645"/>
            <wp:effectExtent l="0" t="0" r="0" b="8255"/>
            <wp:docPr id="794363887" name="Obraz 2"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3887" name="Obraz 2" descr="Obraz zawierający tekst, zrzut ekranu, Czcionka, oprogramowanie&#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p w14:paraId="57E6B06C" w14:textId="7B18C45C" w:rsidR="009C3878" w:rsidRDefault="009C3878" w:rsidP="009C3878">
      <w:pPr>
        <w:pStyle w:val="Legenda"/>
        <w:jc w:val="both"/>
        <w:rPr>
          <w:i w:val="0"/>
          <w:iCs w:val="0"/>
        </w:rPr>
      </w:pPr>
      <w:r w:rsidRPr="009C3878">
        <w:rPr>
          <w:i w:val="0"/>
          <w:iCs w:val="0"/>
        </w:rPr>
        <w:t>Źródło: opracowanie własne</w:t>
      </w:r>
    </w:p>
    <w:p w14:paraId="26FAD6AB" w14:textId="1EFAE1A0" w:rsidR="009C3878" w:rsidRDefault="006950BC" w:rsidP="006950BC">
      <w:pPr>
        <w:ind w:firstLine="576"/>
        <w:jc w:val="both"/>
      </w:pPr>
      <w:r>
        <w:t>Dokładność lekko poniżej 41% była niezadawalająca, dlatego też spróbowano usprawnić ten wynik dodając do procesu treningu przeszukiwani</w:t>
      </w:r>
      <w:r w:rsidR="005D1BC9">
        <w:t>e</w:t>
      </w:r>
      <w:r>
        <w:t xml:space="preserve"> siatki. Polega on</w:t>
      </w:r>
      <w:r w:rsidR="005D1BC9">
        <w:t>o</w:t>
      </w:r>
      <w:r>
        <w:t xml:space="preserve"> na tym, że interfejs sklearn pozwala użytkownikowi na stworzenie tzw. </w:t>
      </w:r>
      <w:proofErr w:type="spellStart"/>
      <w:r>
        <w:t>pipeline</w:t>
      </w:r>
      <w:proofErr w:type="spellEnd"/>
      <w:r>
        <w:t>, w którym to kolejne kroki uruchamiane są z różnymi kombinacjami parametrów</w:t>
      </w:r>
      <w:r w:rsidR="005D1BC9">
        <w:t>,</w:t>
      </w:r>
      <w:r>
        <w:t xml:space="preserve"> w ten sposób</w:t>
      </w:r>
      <w:r w:rsidR="005D1BC9">
        <w:t xml:space="preserve"> próbując przetestować każdą taką kombinację i na końcu wybierając najlepszą z nich. Najpopularniejszym podejściem używanym przy treningu modeli dostarczanych przez sklearn jest użycie PCA. Jest to technika redukcji wymiarowości, która powinna nieco uprościć (lub </w:t>
      </w:r>
      <w:proofErr w:type="spellStart"/>
      <w:r w:rsidR="005D1BC9">
        <w:t>odszumić</w:t>
      </w:r>
      <w:proofErr w:type="spellEnd"/>
      <w:r w:rsidR="005D1BC9">
        <w:t xml:space="preserve">) dane, </w:t>
      </w:r>
      <w:proofErr w:type="spellStart"/>
      <w:r w:rsidR="005D1BC9">
        <w:t>dekorelując</w:t>
      </w:r>
      <w:proofErr w:type="spellEnd"/>
      <w:r w:rsidR="005D1BC9">
        <w:t xml:space="preserve"> je i zmniejszając liczbę ich wymiarów. Rysunek 6 pokazuje skutki treningu z użyciem PCA:</w:t>
      </w:r>
    </w:p>
    <w:p w14:paraId="590D600B" w14:textId="5D3526C1" w:rsidR="005D1BC9" w:rsidRPr="005D1BC9" w:rsidRDefault="005D1BC9" w:rsidP="005D1BC9">
      <w:pPr>
        <w:pStyle w:val="Legenda"/>
        <w:keepNext/>
        <w:jc w:val="right"/>
        <w:rPr>
          <w:i w:val="0"/>
          <w:iCs w:val="0"/>
        </w:rPr>
      </w:pPr>
      <w:bookmarkStart w:id="364" w:name="_Toc154778236"/>
      <w:r w:rsidRPr="005D1BC9">
        <w:rPr>
          <w:i w:val="0"/>
          <w:iCs w:val="0"/>
        </w:rPr>
        <w:lastRenderedPageBreak/>
        <w:t xml:space="preserve">Rysunek </w:t>
      </w:r>
      <w:r w:rsidRPr="005D1BC9">
        <w:rPr>
          <w:i w:val="0"/>
          <w:iCs w:val="0"/>
        </w:rPr>
        <w:fldChar w:fldCharType="begin"/>
      </w:r>
      <w:r w:rsidRPr="005D1BC9">
        <w:rPr>
          <w:i w:val="0"/>
          <w:iCs w:val="0"/>
        </w:rPr>
        <w:instrText xml:space="preserve"> SEQ Rysunek \* ARABIC </w:instrText>
      </w:r>
      <w:r w:rsidRPr="005D1BC9">
        <w:rPr>
          <w:i w:val="0"/>
          <w:iCs w:val="0"/>
        </w:rPr>
        <w:fldChar w:fldCharType="separate"/>
      </w:r>
      <w:ins w:id="365" w:author="Marek Małek" w:date="2024-01-31T17:31:00Z">
        <w:r w:rsidR="00FB4259">
          <w:rPr>
            <w:i w:val="0"/>
            <w:iCs w:val="0"/>
            <w:noProof/>
          </w:rPr>
          <w:t>7</w:t>
        </w:r>
      </w:ins>
      <w:del w:id="366" w:author="Marek Małek" w:date="2024-01-31T17:31:00Z">
        <w:r w:rsidR="00821019" w:rsidDel="00FB4259">
          <w:rPr>
            <w:i w:val="0"/>
            <w:iCs w:val="0"/>
            <w:noProof/>
          </w:rPr>
          <w:delText>6</w:delText>
        </w:r>
      </w:del>
      <w:r w:rsidRPr="005D1BC9">
        <w:rPr>
          <w:i w:val="0"/>
          <w:iCs w:val="0"/>
        </w:rPr>
        <w:fldChar w:fldCharType="end"/>
      </w:r>
      <w:r w:rsidRPr="005D1BC9">
        <w:rPr>
          <w:i w:val="0"/>
          <w:iCs w:val="0"/>
        </w:rPr>
        <w:t xml:space="preserve"> - trenowanie KNN z pomocą PCA</w:t>
      </w:r>
      <w:bookmarkEnd w:id="364"/>
    </w:p>
    <w:p w14:paraId="498201F7" w14:textId="77777777" w:rsidR="005D1BC9" w:rsidRDefault="005D1BC9" w:rsidP="005D1BC9">
      <w:pPr>
        <w:keepNext/>
        <w:jc w:val="both"/>
      </w:pPr>
      <w:r>
        <w:rPr>
          <w:noProof/>
        </w:rPr>
        <w:drawing>
          <wp:inline distT="0" distB="0" distL="0" distR="0" wp14:anchorId="46205A1E" wp14:editId="22D2B483">
            <wp:extent cx="5760720" cy="3843020"/>
            <wp:effectExtent l="0" t="0" r="0" b="5080"/>
            <wp:docPr id="697741877" name="Obraz 3"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41877" name="Obraz 3" descr="Obraz zawierający tekst, zrzut ekranu, oprogramowanie, Oprogramowanie multimedialn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578C35F4" w14:textId="08B76EC4" w:rsidR="005D1BC9" w:rsidRDefault="005D1BC9" w:rsidP="005D1BC9">
      <w:pPr>
        <w:pStyle w:val="Legenda"/>
        <w:jc w:val="both"/>
        <w:rPr>
          <w:i w:val="0"/>
          <w:iCs w:val="0"/>
        </w:rPr>
      </w:pPr>
      <w:r w:rsidRPr="005D1BC9">
        <w:rPr>
          <w:i w:val="0"/>
          <w:iCs w:val="0"/>
        </w:rPr>
        <w:t>Źródło: opracowanie własne</w:t>
      </w:r>
    </w:p>
    <w:p w14:paraId="6217E9E0" w14:textId="5C434C06" w:rsidR="003A519C" w:rsidRDefault="005D1BC9" w:rsidP="005D1BC9">
      <w:pPr>
        <w:ind w:firstLine="576"/>
        <w:jc w:val="both"/>
      </w:pPr>
      <w:r>
        <w:t xml:space="preserve">Jak widać, nastąpiła nieznaczna poprawa, wciąż jednak było to zbyt mało. Jako kolejny klasyfikator wybrano SGD, również z biblioteki sklearn. </w:t>
      </w:r>
      <w:r w:rsidR="00B412B7">
        <w:t>Występują między nimi zasadnicze różnice</w:t>
      </w:r>
      <w:r w:rsidR="00BA1C54">
        <w:t>:</w:t>
      </w:r>
      <w:r w:rsidR="00B412B7">
        <w:t xml:space="preserve"> </w:t>
      </w:r>
      <w:proofErr w:type="spellStart"/>
      <w:r w:rsidR="00B412B7">
        <w:t>KNeighborsClassifier</w:t>
      </w:r>
      <w:proofErr w:type="spellEnd"/>
      <w:r w:rsidR="00B412B7">
        <w:t xml:space="preserve"> może działać dobrze w sytuacji, kiedy granice decyzyjne są nietrywialne (a więc zbiór danych jest złożony), ale gorzej radzi sobie z dużymi zbiorami danych i ich wysoką wymiarowością, natomiast SGD</w:t>
      </w:r>
      <w:r w:rsidR="003A519C">
        <w:t xml:space="preserve"> lepiej radzi sobie wieloma danymi, ale wymaga większej dozy strojenia hiperparametrów. Efekty szkolenia drugiego z nich widoczne są na rysunku 5:</w:t>
      </w:r>
    </w:p>
    <w:p w14:paraId="46B31BAC" w14:textId="5FC49ED7" w:rsidR="003A519C" w:rsidRPr="003A519C" w:rsidRDefault="003A519C" w:rsidP="003A519C">
      <w:pPr>
        <w:pStyle w:val="Legenda"/>
        <w:keepNext/>
        <w:jc w:val="right"/>
        <w:rPr>
          <w:i w:val="0"/>
          <w:iCs w:val="0"/>
        </w:rPr>
      </w:pPr>
      <w:bookmarkStart w:id="367" w:name="_Toc154778237"/>
      <w:r w:rsidRPr="003A519C">
        <w:rPr>
          <w:i w:val="0"/>
          <w:iCs w:val="0"/>
        </w:rPr>
        <w:lastRenderedPageBreak/>
        <w:t xml:space="preserve">Rysunek </w:t>
      </w:r>
      <w:r w:rsidRPr="003A519C">
        <w:rPr>
          <w:i w:val="0"/>
          <w:iCs w:val="0"/>
        </w:rPr>
        <w:fldChar w:fldCharType="begin"/>
      </w:r>
      <w:r w:rsidRPr="003A519C">
        <w:rPr>
          <w:i w:val="0"/>
          <w:iCs w:val="0"/>
        </w:rPr>
        <w:instrText xml:space="preserve"> SEQ Rysunek \* ARABIC </w:instrText>
      </w:r>
      <w:r w:rsidRPr="003A519C">
        <w:rPr>
          <w:i w:val="0"/>
          <w:iCs w:val="0"/>
        </w:rPr>
        <w:fldChar w:fldCharType="separate"/>
      </w:r>
      <w:ins w:id="368" w:author="Marek Małek" w:date="2024-01-31T17:31:00Z">
        <w:r w:rsidR="00FB4259">
          <w:rPr>
            <w:i w:val="0"/>
            <w:iCs w:val="0"/>
            <w:noProof/>
          </w:rPr>
          <w:t>8</w:t>
        </w:r>
      </w:ins>
      <w:del w:id="369" w:author="Marek Małek" w:date="2024-01-31T17:31:00Z">
        <w:r w:rsidR="00821019" w:rsidDel="00FB4259">
          <w:rPr>
            <w:i w:val="0"/>
            <w:iCs w:val="0"/>
            <w:noProof/>
          </w:rPr>
          <w:delText>7</w:delText>
        </w:r>
      </w:del>
      <w:r w:rsidRPr="003A519C">
        <w:rPr>
          <w:i w:val="0"/>
          <w:iCs w:val="0"/>
        </w:rPr>
        <w:fldChar w:fldCharType="end"/>
      </w:r>
      <w:r w:rsidRPr="003A519C">
        <w:rPr>
          <w:i w:val="0"/>
          <w:iCs w:val="0"/>
        </w:rPr>
        <w:t xml:space="preserve"> - trenowanie SGD</w:t>
      </w:r>
      <w:bookmarkEnd w:id="367"/>
    </w:p>
    <w:p w14:paraId="1A898280" w14:textId="77777777" w:rsidR="003A519C" w:rsidRDefault="003A519C" w:rsidP="003A519C">
      <w:pPr>
        <w:keepNext/>
        <w:jc w:val="both"/>
      </w:pPr>
      <w:r>
        <w:rPr>
          <w:noProof/>
        </w:rPr>
        <w:drawing>
          <wp:inline distT="0" distB="0" distL="0" distR="0" wp14:anchorId="7B2D77F0" wp14:editId="14D4FCE1">
            <wp:extent cx="5760720" cy="4590415"/>
            <wp:effectExtent l="0" t="0" r="0" b="635"/>
            <wp:docPr id="1848823920"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920" name="Obraz 4" descr="Obraz zawierający tekst, zrzut ekranu, oprogramowanie, Oprogramowanie multimedialne&#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4590415"/>
                    </a:xfrm>
                    <a:prstGeom prst="rect">
                      <a:avLst/>
                    </a:prstGeom>
                  </pic:spPr>
                </pic:pic>
              </a:graphicData>
            </a:graphic>
          </wp:inline>
        </w:drawing>
      </w:r>
    </w:p>
    <w:p w14:paraId="10C3B0F4" w14:textId="03F2E1FA" w:rsidR="005D1BC9" w:rsidRPr="003A519C" w:rsidRDefault="003A519C" w:rsidP="003A519C">
      <w:pPr>
        <w:pStyle w:val="Legenda"/>
        <w:rPr>
          <w:i w:val="0"/>
          <w:iCs w:val="0"/>
        </w:rPr>
      </w:pPr>
      <w:r w:rsidRPr="003A519C">
        <w:rPr>
          <w:i w:val="0"/>
          <w:iCs w:val="0"/>
        </w:rPr>
        <w:t xml:space="preserve">Źródło: opracowanie własne </w:t>
      </w:r>
    </w:p>
    <w:p w14:paraId="7D085FEA" w14:textId="57B2D38F" w:rsidR="003A519C" w:rsidRPr="005D1BC9" w:rsidRDefault="003A519C" w:rsidP="003A519C">
      <w:pPr>
        <w:ind w:firstLine="576"/>
        <w:jc w:val="both"/>
      </w:pPr>
      <w:r>
        <w:t xml:space="preserve">Jest to najlepszy wynik, który udało się osiągnąć przy użyciu tego klasyfikatora, jednocześnie jak widać gorszy nawet od uzyskanego przez </w:t>
      </w:r>
      <w:proofErr w:type="spellStart"/>
      <w:r>
        <w:t>KNeighborsClassifier</w:t>
      </w:r>
      <w:proofErr w:type="spellEnd"/>
      <w:r>
        <w:t>.</w:t>
      </w:r>
      <w:r w:rsidR="00BA1C54">
        <w:t xml:space="preserve"> Oprócz tych dwóch popularnych klasyfikatorów podjęto również próbę wytrenowania algorytmu </w:t>
      </w:r>
      <w:proofErr w:type="spellStart"/>
      <w:r w:rsidR="00BA1C54">
        <w:t>random</w:t>
      </w:r>
      <w:proofErr w:type="spellEnd"/>
      <w:r w:rsidR="00BA1C54">
        <w:t xml:space="preserve"> </w:t>
      </w:r>
      <w:proofErr w:type="spellStart"/>
      <w:r w:rsidR="00BA1C54">
        <w:t>forest</w:t>
      </w:r>
      <w:proofErr w:type="spellEnd"/>
      <w:r w:rsidR="00BA1C54">
        <w:t xml:space="preserve"> dostarczanego przez bibliotekę </w:t>
      </w:r>
      <w:proofErr w:type="spellStart"/>
      <w:r w:rsidR="00BA1C54">
        <w:t>XGBoost</w:t>
      </w:r>
      <w:proofErr w:type="spellEnd"/>
      <w:r w:rsidR="00BA1C54">
        <w:t>. Niestety, przez techniczną niemożność szkolenia go na GPU, czas potrzebny do zakończenia jego treningu na CPU byłby dłuższy niż kilka tygodni, dlatego ostatecznie zrezygnowano z tego pomysłu.</w:t>
      </w:r>
    </w:p>
    <w:p w14:paraId="15E2EB8E" w14:textId="77F01F0C" w:rsidR="00800119" w:rsidRDefault="0033379A" w:rsidP="00B022AA">
      <w:pPr>
        <w:pStyle w:val="Nagwek2"/>
      </w:pPr>
      <w:bookmarkStart w:id="370" w:name="_Toc124878751"/>
      <w:bookmarkStart w:id="371" w:name="_Toc124879225"/>
      <w:bookmarkStart w:id="372" w:name="_Toc157616479"/>
      <w:bookmarkEnd w:id="370"/>
      <w:bookmarkEnd w:id="371"/>
      <w:r>
        <w:t>Opis procesu uruchamiania treningów</w:t>
      </w:r>
      <w:r w:rsidR="00BA1C54">
        <w:t xml:space="preserve"> sieci neuronowych</w:t>
      </w:r>
      <w:bookmarkEnd w:id="372"/>
    </w:p>
    <w:p w14:paraId="56D81869" w14:textId="212FD008" w:rsidR="0033379A" w:rsidRDefault="0033379A" w:rsidP="00FB5E6C">
      <w:pPr>
        <w:ind w:firstLine="576"/>
        <w:jc w:val="both"/>
      </w:pPr>
      <w:r>
        <w:t xml:space="preserve">Trening kolejnych wariacji obu wybranych modeli odbywał się na komputerze osobistym o dobrych parametrach. Aby otrzymać statystycznie istotne wyniki, każdą z wariacji uruchomiono po 20 razy. Z jednej strony pozwoliło to mimo pewnej losowości wyników odnaleźć najsilniejszą architekturę, a z drugiej najsilniejszą jej instancję. Niestety, takie podejście poskutkowało bardzo długotrwałym treningiem, który trwał około 2 miesięcy. Z tego też powodu należało napisać skrypt pozwalający zarządzać uruchamianiem treningów, oraz </w:t>
      </w:r>
      <w:r>
        <w:lastRenderedPageBreak/>
        <w:t>zdolny je przerywać w przewidywalny sposób</w:t>
      </w:r>
      <w:r w:rsidR="00CC4508">
        <w:t>,</w:t>
      </w:r>
      <w:r>
        <w:t xml:space="preserve"> nie skutkujący błędami w zapisanych modelach</w:t>
      </w:r>
      <w:r w:rsidR="00FB5E6C">
        <w:t>. Każdy z nich umieszczony został w osobnym notatniku Jupyter, co ułatwiło zarządzanie</w:t>
      </w:r>
      <w:r w:rsidR="007415E0">
        <w:t xml:space="preserve">, </w:t>
      </w:r>
      <w:r w:rsidR="00FB5E6C">
        <w:t xml:space="preserve"> </w:t>
      </w:r>
      <w:r w:rsidR="00BC1CA4">
        <w:t xml:space="preserve">modyfikacje </w:t>
      </w:r>
      <w:r w:rsidR="007415E0">
        <w:t>oraz prostą, bazującą na wykresie dokładności analizę ostatniego wyniku</w:t>
      </w:r>
      <w:r w:rsidR="00FB5E6C">
        <w:t xml:space="preserve">. </w:t>
      </w:r>
      <w:r>
        <w:t xml:space="preserve"> Na rysunkach 8 i 9 widać kompletny kod skryptu </w:t>
      </w:r>
      <w:r w:rsidR="00BC1CA4">
        <w:t>zarządzającego uruchomieniami, natomiast kolejne podrozdziały prezentują kod kolejnych sieci neur</w:t>
      </w:r>
      <w:r w:rsidR="00CC4508">
        <w:t>o</w:t>
      </w:r>
      <w:r w:rsidR="00BC1CA4">
        <w:t>nowych.</w:t>
      </w:r>
    </w:p>
    <w:p w14:paraId="1CA97FE3" w14:textId="0891299E"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73" w:author="Marek Małek" w:date="2024-01-31T17:31:00Z">
        <w:r w:rsidR="00FB4259">
          <w:rPr>
            <w:i w:val="0"/>
            <w:iCs w:val="0"/>
            <w:noProof/>
          </w:rPr>
          <w:t>9</w:t>
        </w:r>
      </w:ins>
      <w:del w:id="374" w:author="Marek Małek" w:date="2024-01-31T17:31:00Z">
        <w:r w:rsidR="00821019" w:rsidDel="00FB4259">
          <w:rPr>
            <w:i w:val="0"/>
            <w:iCs w:val="0"/>
            <w:noProof/>
          </w:rPr>
          <w:delText>8</w:delText>
        </w:r>
      </w:del>
      <w:r w:rsidRPr="00FB5E6C">
        <w:rPr>
          <w:i w:val="0"/>
          <w:iCs w:val="0"/>
        </w:rPr>
        <w:fldChar w:fldCharType="end"/>
      </w:r>
      <w:r w:rsidRPr="00FB5E6C">
        <w:rPr>
          <w:i w:val="0"/>
          <w:iCs w:val="0"/>
        </w:rPr>
        <w:t xml:space="preserve"> - pierwsza część skryptu uruchamiającego</w:t>
      </w:r>
    </w:p>
    <w:p w14:paraId="12369D26" w14:textId="77777777" w:rsidR="00FB5E6C" w:rsidRDefault="0033379A" w:rsidP="00FB5E6C">
      <w:pPr>
        <w:keepNext/>
        <w:jc w:val="both"/>
      </w:pPr>
      <w:r>
        <w:rPr>
          <w:noProof/>
        </w:rPr>
        <w:drawing>
          <wp:inline distT="0" distB="0" distL="0" distR="0" wp14:anchorId="7366B662" wp14:editId="03685689">
            <wp:extent cx="5760720" cy="5417185"/>
            <wp:effectExtent l="0" t="0" r="0" b="0"/>
            <wp:docPr id="123694375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3753" name="Obraz 1" descr="Obraz zawierający tekst, zrzut ekranu, oprogram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760720" cy="5417185"/>
                    </a:xfrm>
                    <a:prstGeom prst="rect">
                      <a:avLst/>
                    </a:prstGeom>
                  </pic:spPr>
                </pic:pic>
              </a:graphicData>
            </a:graphic>
          </wp:inline>
        </w:drawing>
      </w:r>
    </w:p>
    <w:p w14:paraId="67F9907A" w14:textId="678196C6" w:rsidR="0033379A" w:rsidRDefault="00FB5E6C" w:rsidP="00FB5E6C">
      <w:pPr>
        <w:pStyle w:val="Legenda"/>
        <w:jc w:val="both"/>
        <w:rPr>
          <w:i w:val="0"/>
          <w:iCs w:val="0"/>
        </w:rPr>
      </w:pPr>
      <w:r w:rsidRPr="00FB5E6C">
        <w:rPr>
          <w:i w:val="0"/>
          <w:iCs w:val="0"/>
        </w:rPr>
        <w:t>Źródło: opracowanie własne</w:t>
      </w:r>
    </w:p>
    <w:p w14:paraId="7ABB325D" w14:textId="3165F042" w:rsidR="00FB5E6C" w:rsidRDefault="00FB5E6C" w:rsidP="00FB5E6C">
      <w:pPr>
        <w:jc w:val="both"/>
      </w:pPr>
      <w:r>
        <w:tab/>
        <w:t xml:space="preserve">Po zaimportowaniu kilku wbudowanych bibliotek, oraz </w:t>
      </w:r>
      <w:r w:rsidR="00CC4508">
        <w:t xml:space="preserve">samodzielnie napisanych </w:t>
      </w:r>
      <w:r>
        <w:t>funkcji pomocniczych, skrypt odczytuje argumenty linii poleceń takie jak:</w:t>
      </w:r>
    </w:p>
    <w:p w14:paraId="711F4E23" w14:textId="44997F6E" w:rsidR="00FB5E6C" w:rsidRDefault="00FB5E6C" w:rsidP="00FB5E6C">
      <w:pPr>
        <w:pStyle w:val="Akapitzlist"/>
        <w:numPr>
          <w:ilvl w:val="0"/>
          <w:numId w:val="29"/>
        </w:numPr>
        <w:jc w:val="both"/>
      </w:pPr>
      <w:r>
        <w:t>typ (InceptionResNetV2, lub Xception)</w:t>
      </w:r>
    </w:p>
    <w:p w14:paraId="3CD66362" w14:textId="77777777" w:rsidR="00FB5E6C" w:rsidRDefault="00FB5E6C" w:rsidP="00FB5E6C">
      <w:pPr>
        <w:pStyle w:val="Akapitzlist"/>
        <w:numPr>
          <w:ilvl w:val="0"/>
          <w:numId w:val="29"/>
        </w:numPr>
        <w:jc w:val="both"/>
      </w:pPr>
      <w:r>
        <w:t>żądana ilość uruchomień każdego modelu</w:t>
      </w:r>
    </w:p>
    <w:p w14:paraId="299CEBC4" w14:textId="034AD4E7" w:rsidR="00FB5E6C" w:rsidRDefault="00FB5E6C" w:rsidP="00FB5E6C">
      <w:pPr>
        <w:pStyle w:val="Akapitzlist"/>
        <w:numPr>
          <w:ilvl w:val="0"/>
          <w:numId w:val="29"/>
        </w:numPr>
        <w:jc w:val="both"/>
      </w:pPr>
      <w:r>
        <w:t>nazwa pliku, którego pojawienie się w folderze użytkownika oznacza konieczność zakończenia treningu</w:t>
      </w:r>
    </w:p>
    <w:p w14:paraId="7F2151AF" w14:textId="0EF4CD64" w:rsidR="00FB5E6C" w:rsidRDefault="00FB5E6C" w:rsidP="00FB5E6C">
      <w:pPr>
        <w:jc w:val="both"/>
      </w:pPr>
      <w:r>
        <w:lastRenderedPageBreak/>
        <w:t>W dalszej części odbywa się odczyt zapisanych wcześniej ilości uruchomień każdego modelu. Dzieje się t</w:t>
      </w:r>
      <w:r w:rsidR="00A55544">
        <w:t>ak</w:t>
      </w:r>
      <w:r>
        <w:t xml:space="preserve"> dlatego, że jeśli trening został przerwany, nie chciano, aby po wznowieniu startował od uruchomienia zerowego, ale od tego, na którym ostatnio skończono.</w:t>
      </w:r>
    </w:p>
    <w:p w14:paraId="17075E80" w14:textId="5E689B30" w:rsidR="00FB5E6C" w:rsidRPr="00FB5E6C" w:rsidRDefault="00FB5E6C" w:rsidP="00FB5E6C">
      <w:pPr>
        <w:pStyle w:val="Legenda"/>
        <w:keepNext/>
        <w:jc w:val="right"/>
        <w:rPr>
          <w:i w:val="0"/>
          <w:iCs w:val="0"/>
        </w:rPr>
      </w:pPr>
      <w:r w:rsidRPr="00FB5E6C">
        <w:rPr>
          <w:i w:val="0"/>
          <w:iCs w:val="0"/>
        </w:rPr>
        <w:t xml:space="preserve">Rysunek </w:t>
      </w:r>
      <w:r w:rsidRPr="00FB5E6C">
        <w:rPr>
          <w:i w:val="0"/>
          <w:iCs w:val="0"/>
        </w:rPr>
        <w:fldChar w:fldCharType="begin"/>
      </w:r>
      <w:r w:rsidRPr="00FB5E6C">
        <w:rPr>
          <w:i w:val="0"/>
          <w:iCs w:val="0"/>
        </w:rPr>
        <w:instrText xml:space="preserve"> SEQ Rysunek \* ARABIC </w:instrText>
      </w:r>
      <w:r w:rsidRPr="00FB5E6C">
        <w:rPr>
          <w:i w:val="0"/>
          <w:iCs w:val="0"/>
        </w:rPr>
        <w:fldChar w:fldCharType="separate"/>
      </w:r>
      <w:ins w:id="375" w:author="Marek Małek" w:date="2024-01-31T17:31:00Z">
        <w:r w:rsidR="00FB4259">
          <w:rPr>
            <w:i w:val="0"/>
            <w:iCs w:val="0"/>
            <w:noProof/>
          </w:rPr>
          <w:t>10</w:t>
        </w:r>
      </w:ins>
      <w:del w:id="376" w:author="Marek Małek" w:date="2024-01-31T17:31:00Z">
        <w:r w:rsidR="00821019" w:rsidDel="00FB4259">
          <w:rPr>
            <w:i w:val="0"/>
            <w:iCs w:val="0"/>
            <w:noProof/>
          </w:rPr>
          <w:delText>9</w:delText>
        </w:r>
      </w:del>
      <w:r w:rsidRPr="00FB5E6C">
        <w:rPr>
          <w:i w:val="0"/>
          <w:iCs w:val="0"/>
        </w:rPr>
        <w:fldChar w:fldCharType="end"/>
      </w:r>
      <w:r w:rsidRPr="00FB5E6C">
        <w:rPr>
          <w:i w:val="0"/>
          <w:iCs w:val="0"/>
        </w:rPr>
        <w:t xml:space="preserve"> - druga część skryptu uruchamiającego</w:t>
      </w:r>
    </w:p>
    <w:p w14:paraId="564AA918" w14:textId="77777777" w:rsidR="00FB5E6C" w:rsidRDefault="00FB5E6C" w:rsidP="00FB5E6C">
      <w:pPr>
        <w:keepNext/>
        <w:jc w:val="both"/>
      </w:pPr>
      <w:r>
        <w:rPr>
          <w:noProof/>
        </w:rPr>
        <w:drawing>
          <wp:inline distT="0" distB="0" distL="0" distR="0" wp14:anchorId="38EF0F90" wp14:editId="05C4FF48">
            <wp:extent cx="5760720" cy="4110355"/>
            <wp:effectExtent l="0" t="0" r="0" b="4445"/>
            <wp:docPr id="547258754" name="Obraz 2"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8754" name="Obraz 2" descr="Obraz zawierający tekst, zrzut ekranu&#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14:paraId="732CC198" w14:textId="2A36FA29" w:rsidR="00FB5E6C" w:rsidRDefault="00FB5E6C" w:rsidP="00FB5E6C">
      <w:pPr>
        <w:pStyle w:val="Legenda"/>
        <w:jc w:val="both"/>
        <w:rPr>
          <w:i w:val="0"/>
          <w:iCs w:val="0"/>
        </w:rPr>
      </w:pPr>
      <w:r w:rsidRPr="00FB5E6C">
        <w:rPr>
          <w:i w:val="0"/>
          <w:iCs w:val="0"/>
        </w:rPr>
        <w:t>Źródło: opracowanie własne</w:t>
      </w:r>
    </w:p>
    <w:p w14:paraId="64930C23" w14:textId="2F1F61ED" w:rsidR="00FB5E6C" w:rsidRPr="00FB5E6C" w:rsidRDefault="00FB5E6C" w:rsidP="00FB5E6C">
      <w:pPr>
        <w:ind w:firstLine="576"/>
        <w:jc w:val="both"/>
      </w:pPr>
      <w:r>
        <w:t>Następną częścią skryptu uruchamiającego jest pętla, która iterując po kolejnych notatnikach, uruchamia je</w:t>
      </w:r>
      <w:r w:rsidR="00BC1CA4">
        <w:t xml:space="preserve"> zadaną ilość razy, w każdej iteracji sprawdzając, czy zażądano zakończenia treningu. Widać tu też, że mierzony jest czas wykonania każdego notatnika, tak, aby pokazać w linii komend szacowany czas zakończenia treningu całości.</w:t>
      </w:r>
    </w:p>
    <w:p w14:paraId="785A8096" w14:textId="2BD32B39" w:rsidR="0033379A" w:rsidRDefault="0033379A" w:rsidP="0033379A">
      <w:pPr>
        <w:pStyle w:val="Nagwek2"/>
      </w:pPr>
      <w:bookmarkStart w:id="377" w:name="_Toc157616480"/>
      <w:r>
        <w:t>Trenowanie sieci neuronowych</w:t>
      </w:r>
      <w:bookmarkEnd w:id="377"/>
    </w:p>
    <w:p w14:paraId="68F5419A" w14:textId="3E8C0415" w:rsidR="005406AC" w:rsidRDefault="005406AC" w:rsidP="005406AC">
      <w:pPr>
        <w:ind w:firstLine="576"/>
        <w:jc w:val="both"/>
      </w:pPr>
      <w:r>
        <w:t xml:space="preserve">Jako, że budowanie własnych architektur sieci neuronowych jest bardzo trudne, zdecydowano się na użycie sugerowanego przez wiele podręczników alternatywnego podejścia – skorzystano z tzw. transfer learning. Oznacza to, że użyte zostały gotowe modele, udostępniane przez bibliotekę TensorFlow. Następnie starano się użyć samodzielnie zbudowanych modułów, mających usprawnić działanie modeli bazowych oraz w określony sposób nadawano wartości pewnym istotnym dla procesu treningu parametrom modeli. </w:t>
      </w:r>
    </w:p>
    <w:p w14:paraId="1B305D83" w14:textId="25DEA1E3" w:rsidR="002A14E6" w:rsidRDefault="002A14E6" w:rsidP="005406AC">
      <w:pPr>
        <w:ind w:firstLine="360"/>
        <w:jc w:val="both"/>
      </w:pPr>
      <w:r>
        <w:lastRenderedPageBreak/>
        <w:t>Rysunek 10 pokazuje strukturę folderów projektu. Najbardziej interesująca jest rozwinięta część, ponieważ pokazuje nazwy plików wskazujące na to, jakie modyfikacje</w:t>
      </w:r>
      <w:r w:rsidR="00C66F11">
        <w:t xml:space="preserve"> bazowych architektur poczyniono. Widać tu też</w:t>
      </w:r>
      <w:r w:rsidR="007C6897">
        <w:t xml:space="preserve"> </w:t>
      </w:r>
      <w:r w:rsidR="00C66F11">
        <w:t>dwukrotn</w:t>
      </w:r>
      <w:r w:rsidR="007C6897">
        <w:t>ą</w:t>
      </w:r>
      <w:r w:rsidR="00C66F11">
        <w:t xml:space="preserve"> przewag</w:t>
      </w:r>
      <w:r w:rsidR="007C6897">
        <w:t>ę</w:t>
      </w:r>
      <w:r w:rsidR="00C66F11">
        <w:t xml:space="preserve"> ilości modeli architektury InceptionResNetV2 (w skrócie: Inception) Xception. Różnica ta miała dwa powody:</w:t>
      </w:r>
    </w:p>
    <w:p w14:paraId="2536E7F3" w14:textId="6697AE9D" w:rsidR="00C66F11" w:rsidRDefault="00C66F11" w:rsidP="00C66F11">
      <w:pPr>
        <w:pStyle w:val="Akapitzlist"/>
        <w:numPr>
          <w:ilvl w:val="0"/>
          <w:numId w:val="31"/>
        </w:numPr>
        <w:jc w:val="both"/>
      </w:pPr>
      <w:r>
        <w:t>Oszczędność czasu – trenowanie modeli Xception było porównywalnie wolne do treningu modeli Inception, stąd dołożenie kolejnych 6 wariacji skutkowałoby kolejnym miesiącem treningu.</w:t>
      </w:r>
    </w:p>
    <w:p w14:paraId="3DDE7FBD" w14:textId="2FBE0653" w:rsidR="00C66F11" w:rsidRDefault="00C66F11" w:rsidP="00C66F11">
      <w:pPr>
        <w:pStyle w:val="Akapitzlist"/>
        <w:numPr>
          <w:ilvl w:val="0"/>
          <w:numId w:val="31"/>
        </w:numPr>
        <w:jc w:val="both"/>
      </w:pPr>
      <w:r>
        <w:t>Xception, jako nowsza architektura, lepiej sprawdzająca się w konkursach klasyfikacji obrazów powinien pobić architekturę Inception nawet bez żadnych usprawnień. Postanowiono to sprawdzić.</w:t>
      </w:r>
    </w:p>
    <w:p w14:paraId="6816BEB5" w14:textId="79E2D3D6" w:rsidR="00C66F11" w:rsidRPr="00C66F11" w:rsidRDefault="00C66F11" w:rsidP="00C66F11">
      <w:pPr>
        <w:pStyle w:val="Legenda"/>
        <w:keepNext/>
        <w:jc w:val="right"/>
        <w:rPr>
          <w:i w:val="0"/>
          <w:iCs w:val="0"/>
        </w:rPr>
      </w:pPr>
      <w:r w:rsidRPr="00C66F11">
        <w:rPr>
          <w:i w:val="0"/>
          <w:iCs w:val="0"/>
        </w:rPr>
        <w:t xml:space="preserve">Rysunek </w:t>
      </w:r>
      <w:r w:rsidRPr="00C66F11">
        <w:rPr>
          <w:i w:val="0"/>
          <w:iCs w:val="0"/>
        </w:rPr>
        <w:fldChar w:fldCharType="begin"/>
      </w:r>
      <w:r w:rsidRPr="00C66F11">
        <w:rPr>
          <w:i w:val="0"/>
          <w:iCs w:val="0"/>
        </w:rPr>
        <w:instrText xml:space="preserve"> SEQ Rysunek \* ARABIC </w:instrText>
      </w:r>
      <w:r w:rsidRPr="00C66F11">
        <w:rPr>
          <w:i w:val="0"/>
          <w:iCs w:val="0"/>
        </w:rPr>
        <w:fldChar w:fldCharType="separate"/>
      </w:r>
      <w:ins w:id="378" w:author="Marek Małek" w:date="2024-01-31T17:31:00Z">
        <w:r w:rsidR="00FB4259">
          <w:rPr>
            <w:i w:val="0"/>
            <w:iCs w:val="0"/>
            <w:noProof/>
          </w:rPr>
          <w:t>11</w:t>
        </w:r>
      </w:ins>
      <w:del w:id="379" w:author="Marek Małek" w:date="2024-01-31T17:31:00Z">
        <w:r w:rsidR="00821019" w:rsidDel="00FB4259">
          <w:rPr>
            <w:i w:val="0"/>
            <w:iCs w:val="0"/>
            <w:noProof/>
          </w:rPr>
          <w:delText>10</w:delText>
        </w:r>
      </w:del>
      <w:r w:rsidRPr="00C66F11">
        <w:rPr>
          <w:i w:val="0"/>
          <w:iCs w:val="0"/>
        </w:rPr>
        <w:fldChar w:fldCharType="end"/>
      </w:r>
      <w:r w:rsidRPr="00C66F11">
        <w:rPr>
          <w:i w:val="0"/>
          <w:iCs w:val="0"/>
        </w:rPr>
        <w:t xml:space="preserve"> - struktura projektu</w:t>
      </w:r>
    </w:p>
    <w:p w14:paraId="3D0442E9" w14:textId="77777777" w:rsidR="00C66F11" w:rsidRDefault="00C66F11" w:rsidP="00C66F11">
      <w:pPr>
        <w:keepNext/>
        <w:jc w:val="both"/>
      </w:pPr>
      <w:r>
        <w:rPr>
          <w:noProof/>
        </w:rPr>
        <w:drawing>
          <wp:inline distT="0" distB="0" distL="0" distR="0" wp14:anchorId="369ED276" wp14:editId="0BDBDC4E">
            <wp:extent cx="5772150" cy="5010705"/>
            <wp:effectExtent l="0" t="0" r="0" b="0"/>
            <wp:docPr id="660939410" name="Obraz 3"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410" name="Obraz 3" descr="Obraz zawierający tekst, zrzut ekranu, oprogramowanie, Czcionka&#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774234" cy="5012514"/>
                    </a:xfrm>
                    <a:prstGeom prst="rect">
                      <a:avLst/>
                    </a:prstGeom>
                  </pic:spPr>
                </pic:pic>
              </a:graphicData>
            </a:graphic>
          </wp:inline>
        </w:drawing>
      </w:r>
    </w:p>
    <w:p w14:paraId="704FD131" w14:textId="0368BA84" w:rsidR="00C66F11" w:rsidRPr="00C66F11" w:rsidRDefault="00C66F11" w:rsidP="00C66F11">
      <w:pPr>
        <w:pStyle w:val="Legenda"/>
        <w:jc w:val="both"/>
        <w:rPr>
          <w:i w:val="0"/>
          <w:iCs w:val="0"/>
        </w:rPr>
      </w:pPr>
      <w:r w:rsidRPr="00C66F11">
        <w:rPr>
          <w:i w:val="0"/>
          <w:iCs w:val="0"/>
        </w:rPr>
        <w:t>Źródło: opracowanie własne</w:t>
      </w:r>
    </w:p>
    <w:p w14:paraId="46B942F2" w14:textId="7B233FD6" w:rsidR="00DD3093" w:rsidRDefault="005406AC" w:rsidP="005406AC">
      <w:pPr>
        <w:ind w:firstLine="576"/>
        <w:jc w:val="both"/>
      </w:pPr>
      <w:r>
        <w:t>Wariacje architektury InceptionResNetV2 znajdują się w kolejnych notatnikach</w:t>
      </w:r>
      <w:r w:rsidR="00EF08E4">
        <w:t xml:space="preserve">, których wyjściowymi wersjami są cztery opisane </w:t>
      </w:r>
      <w:r w:rsidR="006F656D">
        <w:t>dalej</w:t>
      </w:r>
      <w:r>
        <w:t>:</w:t>
      </w:r>
    </w:p>
    <w:p w14:paraId="238B29CE" w14:textId="50510A56" w:rsidR="005406AC" w:rsidRDefault="005406AC" w:rsidP="005406AC">
      <w:pPr>
        <w:pStyle w:val="Akapitzlist"/>
        <w:numPr>
          <w:ilvl w:val="0"/>
          <w:numId w:val="32"/>
        </w:numPr>
        <w:jc w:val="both"/>
      </w:pPr>
      <w:proofErr w:type="spellStart"/>
      <w:r w:rsidRPr="005406AC">
        <w:lastRenderedPageBreak/>
        <w:t>whole_model_trainable</w:t>
      </w:r>
      <w:proofErr w:type="spellEnd"/>
      <w:r w:rsidRPr="005406AC">
        <w:t xml:space="preserve"> – jest to wariacja wyjści</w:t>
      </w:r>
      <w:r>
        <w:t>owa, bez modyfikacji, ani ustawionych parametrów początkowych. Żadne warstwy nie zostały w tym przypadku zamrożone, a więc w procesie treningu każda waga może zostać zmodyfikowana.</w:t>
      </w:r>
    </w:p>
    <w:p w14:paraId="21ED1E1C" w14:textId="02E2E832" w:rsidR="005406AC" w:rsidRDefault="005406AC" w:rsidP="005406AC">
      <w:pPr>
        <w:pStyle w:val="Akapitzlist"/>
        <w:numPr>
          <w:ilvl w:val="0"/>
          <w:numId w:val="32"/>
        </w:numPr>
        <w:jc w:val="both"/>
      </w:pPr>
      <w:proofErr w:type="spellStart"/>
      <w:r w:rsidRPr="005406AC">
        <w:t>only_bottom_half_layers_trainable</w:t>
      </w:r>
      <w:proofErr w:type="spellEnd"/>
      <w:r w:rsidRPr="005406AC">
        <w:t xml:space="preserve"> – jw. z tą różnicą, że model jest za</w:t>
      </w:r>
      <w:r>
        <w:t xml:space="preserve">mrożony „od połowy”. </w:t>
      </w:r>
      <w:r w:rsidR="00EF08E4">
        <w:t>Górne warstwy sieci neuronowej znają reprezentacje bardziej wysokopoziomowych cech, takich jak różnego rodzaju linie i krzywe, natomiast dolne – ich składowe. Zamrożenie modelu „od połowy” miało poskutkować tym, że zawarta w modelu wysokopoziomowa wiedza nie zostanie naruszona, zmienią się natomiast składowe kierujące model do określonych wniosków.</w:t>
      </w:r>
    </w:p>
    <w:p w14:paraId="52035C52" w14:textId="7F521502" w:rsidR="00EF08E4" w:rsidRDefault="00EF08E4" w:rsidP="005406AC">
      <w:pPr>
        <w:pStyle w:val="Akapitzlist"/>
        <w:numPr>
          <w:ilvl w:val="0"/>
          <w:numId w:val="32"/>
        </w:numPr>
        <w:jc w:val="both"/>
      </w:pPr>
      <w:proofErr w:type="spellStart"/>
      <w:r w:rsidRPr="00EF08E4">
        <w:t>whole_model_trainable_with_attention_module_on_to</w:t>
      </w:r>
      <w:r>
        <w:t>p</w:t>
      </w:r>
      <w:proofErr w:type="spellEnd"/>
      <w:r w:rsidRPr="00EF08E4">
        <w:t xml:space="preserve"> – moduł uwagi zostanie opisany w kolejnym podrozdz</w:t>
      </w:r>
      <w:r>
        <w:t>iale, oprócz niego model jest identyczny z pierwszym.</w:t>
      </w:r>
    </w:p>
    <w:p w14:paraId="07790A93" w14:textId="1C5B0DAC" w:rsidR="00EF08E4" w:rsidRPr="00EF08E4" w:rsidRDefault="00EF08E4" w:rsidP="005406AC">
      <w:pPr>
        <w:pStyle w:val="Akapitzlist"/>
        <w:numPr>
          <w:ilvl w:val="0"/>
          <w:numId w:val="32"/>
        </w:numPr>
        <w:jc w:val="both"/>
        <w:rPr>
          <w:lang w:val="en-GB"/>
        </w:rPr>
      </w:pPr>
      <w:proofErr w:type="spellStart"/>
      <w:r w:rsidRPr="00EF08E4">
        <w:rPr>
          <w:lang w:val="en-GB"/>
        </w:rPr>
        <w:t>only_bottom_half_layers_trainabl</w:t>
      </w:r>
      <w:r>
        <w:rPr>
          <w:lang w:val="en-GB"/>
        </w:rPr>
        <w:t>e_with_attention_module_on_top</w:t>
      </w:r>
      <w:proofErr w:type="spellEnd"/>
      <w:r>
        <w:rPr>
          <w:lang w:val="en-GB"/>
        </w:rPr>
        <w:t xml:space="preserve"> – </w:t>
      </w:r>
      <w:proofErr w:type="spellStart"/>
      <w:r>
        <w:rPr>
          <w:lang w:val="en-GB"/>
        </w:rPr>
        <w:t>taki</w:t>
      </w:r>
      <w:proofErr w:type="spellEnd"/>
      <w:r>
        <w:rPr>
          <w:lang w:val="en-GB"/>
        </w:rPr>
        <w:t xml:space="preserve"> </w:t>
      </w:r>
      <w:proofErr w:type="spellStart"/>
      <w:r>
        <w:rPr>
          <w:lang w:val="en-GB"/>
        </w:rPr>
        <w:t>sam</w:t>
      </w:r>
      <w:proofErr w:type="spellEnd"/>
      <w:r>
        <w:rPr>
          <w:lang w:val="en-GB"/>
        </w:rPr>
        <w:t xml:space="preserve"> jak </w:t>
      </w:r>
      <w:r w:rsidRPr="00EF08E4">
        <w:rPr>
          <w:lang w:val="en-GB"/>
        </w:rPr>
        <w:t xml:space="preserve">model </w:t>
      </w:r>
      <w:proofErr w:type="spellStart"/>
      <w:r w:rsidRPr="00EF08E4">
        <w:rPr>
          <w:lang w:val="en-GB"/>
        </w:rPr>
        <w:t>drugi</w:t>
      </w:r>
      <w:proofErr w:type="spellEnd"/>
      <w:r w:rsidRPr="00EF08E4">
        <w:rPr>
          <w:lang w:val="en-GB"/>
        </w:rPr>
        <w:t xml:space="preserve">, </w:t>
      </w:r>
      <w:proofErr w:type="spellStart"/>
      <w:r w:rsidRPr="00EF08E4">
        <w:rPr>
          <w:lang w:val="en-GB"/>
        </w:rPr>
        <w:t>prócz</w:t>
      </w:r>
      <w:proofErr w:type="spellEnd"/>
      <w:r w:rsidRPr="00EF08E4">
        <w:rPr>
          <w:lang w:val="en-GB"/>
        </w:rPr>
        <w:t xml:space="preserve"> </w:t>
      </w:r>
      <w:proofErr w:type="spellStart"/>
      <w:r w:rsidRPr="00EF08E4">
        <w:rPr>
          <w:lang w:val="en-GB"/>
        </w:rPr>
        <w:t>dodanego</w:t>
      </w:r>
      <w:proofErr w:type="spellEnd"/>
      <w:r w:rsidRPr="00EF08E4">
        <w:rPr>
          <w:lang w:val="en-GB"/>
        </w:rPr>
        <w:t xml:space="preserve"> </w:t>
      </w:r>
      <w:proofErr w:type="spellStart"/>
      <w:r w:rsidRPr="00EF08E4">
        <w:rPr>
          <w:lang w:val="en-GB"/>
        </w:rPr>
        <w:t>modułu</w:t>
      </w:r>
      <w:proofErr w:type="spellEnd"/>
      <w:r w:rsidRPr="00EF08E4">
        <w:rPr>
          <w:lang w:val="en-GB"/>
        </w:rPr>
        <w:t xml:space="preserve"> </w:t>
      </w:r>
      <w:proofErr w:type="spellStart"/>
      <w:r w:rsidRPr="00EF08E4">
        <w:rPr>
          <w:lang w:val="en-GB"/>
        </w:rPr>
        <w:t>uwagi</w:t>
      </w:r>
      <w:proofErr w:type="spellEnd"/>
      <w:r w:rsidRPr="00EF08E4">
        <w:rPr>
          <w:lang w:val="en-GB"/>
        </w:rPr>
        <w:t>.</w:t>
      </w:r>
    </w:p>
    <w:p w14:paraId="2977DB31" w14:textId="040ED93A" w:rsidR="00EF08E4" w:rsidRPr="00F01021" w:rsidRDefault="00F01021" w:rsidP="00F01021">
      <w:pPr>
        <w:ind w:firstLine="576"/>
        <w:jc w:val="both"/>
      </w:pPr>
      <w:r w:rsidRPr="00F01021">
        <w:t>Dals</w:t>
      </w:r>
      <w:r>
        <w:t>ze notatniki do powyższych dodają kolejno: odpowiadającą rozkładowi klas inicjalizację wag, wagi klas oraz technikę augmentacji danych znaną pod nazwą centrowania próbki. Każda z nich zostanie opisana w podrozdziale dotyczącym poczynionych usprawnień.</w:t>
      </w:r>
    </w:p>
    <w:p w14:paraId="4C16307E" w14:textId="1037C625" w:rsidR="0044243B" w:rsidRDefault="00467B51" w:rsidP="004F1D19">
      <w:pPr>
        <w:ind w:firstLine="576"/>
        <w:jc w:val="both"/>
      </w:pPr>
      <w:r>
        <w:t>Kolejny interesujący folder to /</w:t>
      </w:r>
      <w:proofErr w:type="spellStart"/>
      <w:r>
        <w:t>plots</w:t>
      </w:r>
      <w:proofErr w:type="spellEnd"/>
      <w:r>
        <w:t xml:space="preserve">, gdzie notatniki Jupyter składowały wykresy wygenerowane na koniec treningu każdej wariacji. Służyły one wizualnej inspekcji wyników, ale nie brały udziału w ostatecznej analizie, która była czysto statystyczna. </w:t>
      </w:r>
      <w:r w:rsidRPr="00467B51">
        <w:t>W folderach /</w:t>
      </w:r>
      <w:proofErr w:type="spellStart"/>
      <w:r w:rsidRPr="00467B51">
        <w:t>src</w:t>
      </w:r>
      <w:proofErr w:type="spellEnd"/>
      <w:r w:rsidRPr="00467B51">
        <w:t>/</w:t>
      </w:r>
      <w:proofErr w:type="spellStart"/>
      <w:r w:rsidRPr="00467B51">
        <w:t>constants</w:t>
      </w:r>
      <w:proofErr w:type="spellEnd"/>
      <w:r w:rsidRPr="00467B51">
        <w:t>/ /</w:t>
      </w:r>
      <w:proofErr w:type="spellStart"/>
      <w:r w:rsidRPr="00467B51">
        <w:t>src</w:t>
      </w:r>
      <w:proofErr w:type="spellEnd"/>
      <w:r w:rsidRPr="00467B51">
        <w:t>/</w:t>
      </w:r>
      <w:proofErr w:type="spellStart"/>
      <w:r w:rsidRPr="00467B51">
        <w:t>functions</w:t>
      </w:r>
      <w:proofErr w:type="spellEnd"/>
      <w:r w:rsidRPr="00467B51">
        <w:t>/ oraz /</w:t>
      </w:r>
      <w:proofErr w:type="spellStart"/>
      <w:r w:rsidRPr="00467B51">
        <w:t>src</w:t>
      </w:r>
      <w:proofErr w:type="spellEnd"/>
      <w:r w:rsidRPr="00467B51">
        <w:t>/</w:t>
      </w:r>
      <w:proofErr w:type="spellStart"/>
      <w:r w:rsidRPr="00467B51">
        <w:t>image_manipulation</w:t>
      </w:r>
      <w:proofErr w:type="spellEnd"/>
      <w:r w:rsidRPr="00467B51">
        <w:t xml:space="preserve"> umieszczone zostały fragment ko</w:t>
      </w:r>
      <w:r>
        <w:t>du, z których notatniki później korzystały.</w:t>
      </w:r>
    </w:p>
    <w:p w14:paraId="6243DF23" w14:textId="08A5CD4D" w:rsidR="0044243B" w:rsidRDefault="0044243B" w:rsidP="0044243B">
      <w:pPr>
        <w:ind w:firstLine="576"/>
        <w:jc w:val="both"/>
      </w:pPr>
      <w:r>
        <w:t>Wszystkie notatniki posiadały identyczną strukturę</w:t>
      </w:r>
      <w:r w:rsidR="00A83707">
        <w:t>, którą widać na rysunku 11</w:t>
      </w:r>
      <w:r>
        <w:t xml:space="preserve">. Najpierw importowane są potrzebne biblioteki systemowe, oraz własne, następnie nadawane są wartości stałym, które używane są na końcu przez dołączoną w pierwszym kroku funkcję </w:t>
      </w:r>
      <w:proofErr w:type="spellStart"/>
      <w:r>
        <w:t>run_model</w:t>
      </w:r>
      <w:proofErr w:type="spellEnd"/>
      <w:r>
        <w:t>. Funkcja ta jest sercem każdego notatnika, ponieważ to ona definiuje kolejne kroki treningu, a jej interfejs pozwala na przekazanie do niej tzw. fabryk modeli – jako że funkcja ta używana jest wszędzie, a każdy notatnik reprezentuje inny model, to musiała zostać napisana w ogólny sposób, czyli tak, aby mogła pracować na każdym rodzaju kombinacji architektura/wariacja. Rysunek 1</w:t>
      </w:r>
      <w:r w:rsidR="00E859C2">
        <w:t>2</w:t>
      </w:r>
      <w:r>
        <w:t xml:space="preserve"> zawiera tylko jej wycinek, ponieważ kod jest dość długi.</w:t>
      </w:r>
    </w:p>
    <w:p w14:paraId="232B4490" w14:textId="091D2C23" w:rsidR="0044243B" w:rsidRPr="0044243B" w:rsidRDefault="0044243B" w:rsidP="0044243B">
      <w:pPr>
        <w:pStyle w:val="Legenda"/>
        <w:keepNext/>
        <w:jc w:val="right"/>
        <w:rPr>
          <w:i w:val="0"/>
          <w:iCs w:val="0"/>
        </w:rPr>
      </w:pPr>
      <w:r w:rsidRPr="0044243B">
        <w:rPr>
          <w:i w:val="0"/>
          <w:iCs w:val="0"/>
        </w:rPr>
        <w:lastRenderedPageBreak/>
        <w:t xml:space="preserve">Rysunek </w:t>
      </w:r>
      <w:r w:rsidRPr="0044243B">
        <w:rPr>
          <w:i w:val="0"/>
          <w:iCs w:val="0"/>
        </w:rPr>
        <w:fldChar w:fldCharType="begin"/>
      </w:r>
      <w:r w:rsidRPr="0044243B">
        <w:rPr>
          <w:i w:val="0"/>
          <w:iCs w:val="0"/>
        </w:rPr>
        <w:instrText xml:space="preserve"> SEQ Rysunek \* ARABIC </w:instrText>
      </w:r>
      <w:r w:rsidRPr="0044243B">
        <w:rPr>
          <w:i w:val="0"/>
          <w:iCs w:val="0"/>
        </w:rPr>
        <w:fldChar w:fldCharType="separate"/>
      </w:r>
      <w:ins w:id="380" w:author="Marek Małek" w:date="2024-01-31T17:31:00Z">
        <w:r w:rsidR="00FB4259">
          <w:rPr>
            <w:i w:val="0"/>
            <w:iCs w:val="0"/>
            <w:noProof/>
          </w:rPr>
          <w:t>12</w:t>
        </w:r>
      </w:ins>
      <w:del w:id="381" w:author="Marek Małek" w:date="2024-01-31T17:31:00Z">
        <w:r w:rsidR="00821019" w:rsidDel="00FB4259">
          <w:rPr>
            <w:i w:val="0"/>
            <w:iCs w:val="0"/>
            <w:noProof/>
          </w:rPr>
          <w:delText>11</w:delText>
        </w:r>
      </w:del>
      <w:r w:rsidRPr="0044243B">
        <w:rPr>
          <w:i w:val="0"/>
          <w:iCs w:val="0"/>
        </w:rPr>
        <w:fldChar w:fldCharType="end"/>
      </w:r>
      <w:r w:rsidRPr="0044243B">
        <w:rPr>
          <w:i w:val="0"/>
          <w:iCs w:val="0"/>
        </w:rPr>
        <w:t xml:space="preserve"> - struktura notatnika Jupyter</w:t>
      </w:r>
    </w:p>
    <w:p w14:paraId="202A8F63" w14:textId="77777777" w:rsidR="0044243B" w:rsidRDefault="0044243B" w:rsidP="0044243B">
      <w:pPr>
        <w:keepNext/>
        <w:jc w:val="both"/>
      </w:pPr>
      <w:r>
        <w:rPr>
          <w:noProof/>
        </w:rPr>
        <w:drawing>
          <wp:inline distT="0" distB="0" distL="0" distR="0" wp14:anchorId="614FDEB9" wp14:editId="306AD218">
            <wp:extent cx="5760720" cy="5808345"/>
            <wp:effectExtent l="0" t="0" r="0" b="1905"/>
            <wp:docPr id="1205988544" name="Obraz 4"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88544" name="Obraz 4" descr="Obraz zawierający tekst, zrzut ekranu, oprogramowanie, Oprogramowanie multimedialne&#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760720" cy="5808345"/>
                    </a:xfrm>
                    <a:prstGeom prst="rect">
                      <a:avLst/>
                    </a:prstGeom>
                  </pic:spPr>
                </pic:pic>
              </a:graphicData>
            </a:graphic>
          </wp:inline>
        </w:drawing>
      </w:r>
    </w:p>
    <w:p w14:paraId="59CEC182" w14:textId="6BE287CB" w:rsidR="004572C0" w:rsidRPr="004572C0" w:rsidRDefault="0044243B" w:rsidP="004572C0">
      <w:pPr>
        <w:pStyle w:val="Legenda"/>
        <w:jc w:val="both"/>
        <w:rPr>
          <w:i w:val="0"/>
          <w:iCs w:val="0"/>
        </w:rPr>
      </w:pPr>
      <w:r w:rsidRPr="0044243B">
        <w:rPr>
          <w:i w:val="0"/>
          <w:iCs w:val="0"/>
        </w:rPr>
        <w:t>Źródło: opracowanie własne</w:t>
      </w:r>
    </w:p>
    <w:p w14:paraId="63F10C16" w14:textId="18AE7632" w:rsidR="004572C0" w:rsidRPr="004572C0" w:rsidRDefault="004572C0" w:rsidP="004572C0">
      <w:pPr>
        <w:pStyle w:val="Legenda"/>
        <w:keepNext/>
        <w:jc w:val="right"/>
        <w:rPr>
          <w:i w:val="0"/>
          <w:iCs w:val="0"/>
        </w:rPr>
      </w:pPr>
      <w:r w:rsidRPr="004572C0">
        <w:rPr>
          <w:i w:val="0"/>
          <w:iCs w:val="0"/>
        </w:rPr>
        <w:lastRenderedPageBreak/>
        <w:t xml:space="preserve">Rysunek </w:t>
      </w:r>
      <w:r w:rsidRPr="004572C0">
        <w:rPr>
          <w:i w:val="0"/>
          <w:iCs w:val="0"/>
        </w:rPr>
        <w:fldChar w:fldCharType="begin"/>
      </w:r>
      <w:r w:rsidRPr="004572C0">
        <w:rPr>
          <w:i w:val="0"/>
          <w:iCs w:val="0"/>
        </w:rPr>
        <w:instrText xml:space="preserve"> SEQ Rysunek \* ARABIC </w:instrText>
      </w:r>
      <w:r w:rsidRPr="004572C0">
        <w:rPr>
          <w:i w:val="0"/>
          <w:iCs w:val="0"/>
        </w:rPr>
        <w:fldChar w:fldCharType="separate"/>
      </w:r>
      <w:ins w:id="382" w:author="Marek Małek" w:date="2024-01-31T17:31:00Z">
        <w:r w:rsidR="00FB4259">
          <w:rPr>
            <w:i w:val="0"/>
            <w:iCs w:val="0"/>
            <w:noProof/>
          </w:rPr>
          <w:t>13</w:t>
        </w:r>
      </w:ins>
      <w:del w:id="383" w:author="Marek Małek" w:date="2024-01-31T17:31:00Z">
        <w:r w:rsidR="00821019" w:rsidDel="00FB4259">
          <w:rPr>
            <w:i w:val="0"/>
            <w:iCs w:val="0"/>
            <w:noProof/>
          </w:rPr>
          <w:delText>12</w:delText>
        </w:r>
      </w:del>
      <w:r w:rsidRPr="004572C0">
        <w:rPr>
          <w:i w:val="0"/>
          <w:iCs w:val="0"/>
        </w:rPr>
        <w:fldChar w:fldCharType="end"/>
      </w:r>
      <w:r w:rsidRPr="004572C0">
        <w:rPr>
          <w:i w:val="0"/>
          <w:iCs w:val="0"/>
        </w:rPr>
        <w:t xml:space="preserve"> - ciało funkcji </w:t>
      </w:r>
      <w:proofErr w:type="spellStart"/>
      <w:r w:rsidRPr="004572C0">
        <w:rPr>
          <w:i w:val="0"/>
          <w:iCs w:val="0"/>
        </w:rPr>
        <w:t>run_model</w:t>
      </w:r>
      <w:proofErr w:type="spellEnd"/>
    </w:p>
    <w:p w14:paraId="2A591A30" w14:textId="77777777" w:rsidR="004572C0" w:rsidRDefault="004572C0" w:rsidP="004572C0">
      <w:pPr>
        <w:keepNext/>
      </w:pPr>
      <w:r>
        <w:rPr>
          <w:noProof/>
        </w:rPr>
        <w:drawing>
          <wp:inline distT="0" distB="0" distL="0" distR="0" wp14:anchorId="318703A9" wp14:editId="5678266B">
            <wp:extent cx="5760720" cy="7426960"/>
            <wp:effectExtent l="0" t="0" r="0" b="2540"/>
            <wp:docPr id="142048228" name="Obraz 5"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228" name="Obraz 5" descr="Obraz zawierający tekst, zrzut ekranu, Czcionka&#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760720" cy="7426960"/>
                    </a:xfrm>
                    <a:prstGeom prst="rect">
                      <a:avLst/>
                    </a:prstGeom>
                  </pic:spPr>
                </pic:pic>
              </a:graphicData>
            </a:graphic>
          </wp:inline>
        </w:drawing>
      </w:r>
    </w:p>
    <w:p w14:paraId="78A9325E" w14:textId="38A10C72" w:rsidR="004572C0" w:rsidRDefault="004572C0" w:rsidP="004572C0">
      <w:pPr>
        <w:pStyle w:val="Legenda"/>
        <w:rPr>
          <w:i w:val="0"/>
          <w:iCs w:val="0"/>
        </w:rPr>
      </w:pPr>
      <w:r w:rsidRPr="004572C0">
        <w:rPr>
          <w:i w:val="0"/>
          <w:iCs w:val="0"/>
        </w:rPr>
        <w:t>Źródło: opracowanie własne</w:t>
      </w:r>
    </w:p>
    <w:p w14:paraId="35491F19" w14:textId="77777777" w:rsidR="004572C0" w:rsidRPr="004572C0" w:rsidRDefault="004572C0" w:rsidP="004572C0"/>
    <w:p w14:paraId="29B1A084" w14:textId="2669726A" w:rsidR="006304FA" w:rsidRDefault="000D2318" w:rsidP="006304FA">
      <w:pPr>
        <w:pStyle w:val="Nagwek2"/>
      </w:pPr>
      <w:bookmarkStart w:id="384" w:name="_Toc157616481"/>
      <w:r>
        <w:lastRenderedPageBreak/>
        <w:t xml:space="preserve">Usprawnianie </w:t>
      </w:r>
      <w:r w:rsidR="00563EF4">
        <w:t>sieci neuronowych</w:t>
      </w:r>
      <w:bookmarkEnd w:id="384"/>
    </w:p>
    <w:p w14:paraId="5263E60F" w14:textId="2E5372AF" w:rsidR="00DD3093" w:rsidRDefault="00DD3093" w:rsidP="00DD3093">
      <w:pPr>
        <w:ind w:firstLine="576"/>
        <w:jc w:val="both"/>
      </w:pPr>
      <w:commentRangeStart w:id="385"/>
      <w:commentRangeStart w:id="386"/>
      <w:r>
        <w:t xml:space="preserve">Jak zostanie pokazane w rozdziale opisującym analizę porównawczą, </w:t>
      </w:r>
      <w:r w:rsidR="00F01021">
        <w:t xml:space="preserve">chociaż </w:t>
      </w:r>
      <w:r>
        <w:t xml:space="preserve">między modelami bez dużych usprawnień, a takimi, które te usprawnienia zawierają nie było wielkich różnic, </w:t>
      </w:r>
      <w:r w:rsidR="00F01021">
        <w:t xml:space="preserve">to </w:t>
      </w:r>
      <w:r>
        <w:t xml:space="preserve">statystycznie dowiedzione zostało, że proponowane </w:t>
      </w:r>
      <w:del w:id="387" w:author="Marek Małek" w:date="2024-01-31T17:36:00Z">
        <w:r w:rsidDel="008C28A1">
          <w:delText xml:space="preserve">usprawnienia </w:delText>
        </w:r>
      </w:del>
      <w:ins w:id="388" w:author="Marek Małek" w:date="2024-01-31T17:36:00Z">
        <w:r w:rsidR="008C28A1">
          <w:t>zmia</w:t>
        </w:r>
      </w:ins>
      <w:ins w:id="389" w:author="Marek Małek" w:date="2024-01-31T17:37:00Z">
        <w:r w:rsidR="008C28A1">
          <w:t>ny</w:t>
        </w:r>
      </w:ins>
      <w:ins w:id="390" w:author="Marek Małek" w:date="2024-01-31T17:36:00Z">
        <w:r w:rsidR="008C28A1">
          <w:t xml:space="preserve"> </w:t>
        </w:r>
      </w:ins>
      <w:r>
        <w:t xml:space="preserve">miały </w:t>
      </w:r>
      <w:r w:rsidR="000A7CCF">
        <w:t>skutek</w:t>
      </w:r>
      <w:r>
        <w:t xml:space="preserve"> w postaci wyższej dokładności zmienionych modeli</w:t>
      </w:r>
      <w:r w:rsidR="00F01021">
        <w:t>. W przypadku medycyny jest to bardzo istotne, ponieważ wzrost skuteczności modelu o 1% może oznaczać ocalenie dodatkowych setek tysięcy istnień ludzkich.</w:t>
      </w:r>
    </w:p>
    <w:p w14:paraId="7742517B" w14:textId="652CE622" w:rsidR="00860A07" w:rsidRDefault="00860A07" w:rsidP="00DD3093">
      <w:pPr>
        <w:ind w:firstLine="576"/>
        <w:jc w:val="both"/>
      </w:pPr>
      <w:r>
        <w:t>Pierwszym takim usprawnieniem było dodanie modułu uwagi.</w:t>
      </w:r>
      <w:r w:rsidR="00F5768E">
        <w:t xml:space="preserve"> Pomysł na niego zainspirowany został architekturą sieci </w:t>
      </w:r>
      <w:proofErr w:type="spellStart"/>
      <w:r w:rsidR="00F5768E">
        <w:t>SENet</w:t>
      </w:r>
      <w:proofErr w:type="spellEnd"/>
      <w:r w:rsidR="00F5768E">
        <w:t xml:space="preserve">. W tym modelu moduły uwagi mają nieco inną nazwę – </w:t>
      </w:r>
      <w:proofErr w:type="spellStart"/>
      <w:r w:rsidR="00F5768E">
        <w:t>Squeeze</w:t>
      </w:r>
      <w:proofErr w:type="spellEnd"/>
      <w:r w:rsidR="00F5768E">
        <w:t xml:space="preserve"> and </w:t>
      </w:r>
      <w:proofErr w:type="spellStart"/>
      <w:r w:rsidR="00F5768E">
        <w:t>Excitation</w:t>
      </w:r>
      <w:proofErr w:type="spellEnd"/>
      <w:r w:rsidR="00F5768E">
        <w:t xml:space="preserve"> – oraz wbudowane są wewnątrz sieci, natomiast w rozważanym przykładzie taki moduł został dodany między wyjście z architektury InceptionResNetV2, a warstwy klasyfikatora. </w:t>
      </w:r>
      <w:r w:rsidR="00331C54">
        <w:t>Kolejne kroki działania tego mechanizmu to:</w:t>
      </w:r>
    </w:p>
    <w:p w14:paraId="4E1A40DD" w14:textId="096D8160" w:rsidR="00331C54" w:rsidRDefault="00331C54" w:rsidP="00331C54">
      <w:pPr>
        <w:pStyle w:val="Akapitzlist"/>
        <w:numPr>
          <w:ilvl w:val="0"/>
          <w:numId w:val="33"/>
        </w:numPr>
        <w:jc w:val="both"/>
      </w:pPr>
      <w:r w:rsidRPr="00331C54">
        <w:t xml:space="preserve">Użycie warstwy GlobalAveragePooling2D interfejsu </w:t>
      </w:r>
      <w:proofErr w:type="spellStart"/>
      <w:r w:rsidRPr="00331C54">
        <w:t>Keras</w:t>
      </w:r>
      <w:proofErr w:type="spellEnd"/>
      <w:r w:rsidRPr="00331C54">
        <w:t xml:space="preserve"> oraz następ</w:t>
      </w:r>
      <w:r>
        <w:t xml:space="preserve">ująca po niej operacja </w:t>
      </w:r>
      <w:proofErr w:type="spellStart"/>
      <w:r>
        <w:t>Reshape</w:t>
      </w:r>
      <w:proofErr w:type="spellEnd"/>
      <w:r>
        <w:t>: w</w:t>
      </w:r>
      <w:r w:rsidRPr="00331C54">
        <w:t>arstwa GAP oblicza średnią k</w:t>
      </w:r>
      <w:r>
        <w:t xml:space="preserve">ażdej mapy cech, redukując jej wymiary do jednej liczby, zachowując jednak wymiar głębokości, a więc wynikiem działania takiej warstwy jest tensor 1x1xGŁĘBOKOŚĆ – jego wartość można zinterpretować jako skompresowaną reprezentację danych wejściowych; taką, która pozwala mocniej wybić się globalnym cechom. W terminologii architektury </w:t>
      </w:r>
      <w:proofErr w:type="spellStart"/>
      <w:r>
        <w:t>SENet</w:t>
      </w:r>
      <w:proofErr w:type="spellEnd"/>
      <w:r>
        <w:t xml:space="preserve"> jest to etap nazwany „</w:t>
      </w:r>
      <w:proofErr w:type="spellStart"/>
      <w:r>
        <w:t>squeeze</w:t>
      </w:r>
      <w:proofErr w:type="spellEnd"/>
      <w:r>
        <w:t>”.</w:t>
      </w:r>
    </w:p>
    <w:p w14:paraId="4766C090" w14:textId="03A6C064" w:rsidR="00331C54" w:rsidRDefault="00331C54" w:rsidP="00331C54">
      <w:pPr>
        <w:pStyle w:val="Akapitzlist"/>
        <w:numPr>
          <w:ilvl w:val="0"/>
          <w:numId w:val="33"/>
        </w:numPr>
        <w:jc w:val="both"/>
      </w:pPr>
      <w:r>
        <w:t xml:space="preserve">Użycie dwóch warstw gęsto połączonych: celem pierwszej jest jedynie zwiększenie mocy poznawczej sieci, natomiast druga, poprzez użycie funkcji </w:t>
      </w:r>
      <w:proofErr w:type="spellStart"/>
      <w:r>
        <w:t>softmax</w:t>
      </w:r>
      <w:proofErr w:type="spellEnd"/>
      <w:r>
        <w:t xml:space="preserve">, zamienia wyuczone w dwóch wcześniejszych krokach reprezentacje na wektor wag zawierający wartości w przedziale [0, 1]. W terminologii </w:t>
      </w:r>
      <w:proofErr w:type="spellStart"/>
      <w:r>
        <w:t>SENet</w:t>
      </w:r>
      <w:proofErr w:type="spellEnd"/>
      <w:r>
        <w:t xml:space="preserve"> jest to krok nazwany „</w:t>
      </w:r>
      <w:proofErr w:type="spellStart"/>
      <w:r>
        <w:t>excitation</w:t>
      </w:r>
      <w:proofErr w:type="spellEnd"/>
      <w:r>
        <w:t>”.</w:t>
      </w:r>
    </w:p>
    <w:p w14:paraId="7A812C50" w14:textId="5AF039BE" w:rsidR="00331C54" w:rsidRDefault="00331C54" w:rsidP="00331C54">
      <w:pPr>
        <w:pStyle w:val="Akapitzlist"/>
        <w:numPr>
          <w:ilvl w:val="0"/>
          <w:numId w:val="33"/>
        </w:numPr>
        <w:jc w:val="both"/>
      </w:pPr>
      <w:r>
        <w:t xml:space="preserve">Mapy cech dostarczone modułowi uwagi mnożone są przez wynik działania drugiej warstwy </w:t>
      </w:r>
      <w:proofErr w:type="spellStart"/>
      <w:r>
        <w:t>Dense</w:t>
      </w:r>
      <w:proofErr w:type="spellEnd"/>
      <w:r>
        <w:t>.</w:t>
      </w:r>
      <w:r w:rsidR="00170AA6">
        <w:t xml:space="preserve"> W tym miejscu następuje </w:t>
      </w:r>
      <w:proofErr w:type="spellStart"/>
      <w:r w:rsidR="00170AA6">
        <w:t>rekalibracja</w:t>
      </w:r>
      <w:proofErr w:type="spellEnd"/>
      <w:r w:rsidR="00170AA6">
        <w:t xml:space="preserve"> tych map cech. Dzięki niej, sieć może uwypuklić istotne mapy cech i wytłumić mniej istotne.</w:t>
      </w:r>
    </w:p>
    <w:p w14:paraId="1C5C236F" w14:textId="517D2B8B" w:rsidR="005C2093" w:rsidRDefault="005C2093" w:rsidP="005C2093">
      <w:pPr>
        <w:ind w:firstLine="576"/>
        <w:jc w:val="both"/>
      </w:pPr>
      <w:r>
        <w:t>Jeśli chodzi o architekturę Xception, jak zostało wspomniane w podrozdziale 3.4, miała być ona w stanie pobić InceptionResNetV2 bez głębszych usprawnień, stąd zdecydowano się jedynie na uwzględnienie modyfikacji pewnych hiperparametrów sieci tak, aby nieco szybciej osiągała zbieżność, po uwzględnieniu nierównowagi klas. Podobnie do modeli Inception, również tutaj użyto centrowania próbki.</w:t>
      </w:r>
      <w:commentRangeEnd w:id="385"/>
      <w:r w:rsidR="005F7080">
        <w:rPr>
          <w:rStyle w:val="Odwoaniedokomentarza"/>
        </w:rPr>
        <w:commentReference w:id="385"/>
      </w:r>
      <w:commentRangeEnd w:id="386"/>
      <w:r w:rsidR="00F1250F">
        <w:rPr>
          <w:rStyle w:val="Odwoaniedokomentarza"/>
        </w:rPr>
        <w:commentReference w:id="386"/>
      </w:r>
    </w:p>
    <w:p w14:paraId="42C5C393" w14:textId="4B95CAB6" w:rsidR="00807481" w:rsidRDefault="00807481" w:rsidP="005C2093">
      <w:pPr>
        <w:ind w:firstLine="576"/>
        <w:jc w:val="both"/>
      </w:pPr>
      <w:r>
        <w:lastRenderedPageBreak/>
        <w:t xml:space="preserve">Kolejnym usprawnieniem było zainicjowanie wag w taki sposób, aby ich pierwotne stany odpowiadały rozkładowi klas. Aby obliczyć właściwe wartości wag utworzono funkcję </w:t>
      </w:r>
      <w:proofErr w:type="spellStart"/>
      <w:r>
        <w:t>calculate_class_weight</w:t>
      </w:r>
      <w:proofErr w:type="spellEnd"/>
      <w:r>
        <w:t xml:space="preserve">, która zwraca słownik mapujący kategorię (zakodowaną w postaci liczby całkowitej) na wartość </w:t>
      </w:r>
      <w:r w:rsidR="006F7C5E">
        <w:t>zmiennoprzecinkową. Wartości te nie sumują się do 1, ponieważ celem funkcji nie jest obliczenie rozkładu prawdopodobieństwa pomiędzy klasami, lecz nadanie każdej klasie liczby odpowiadającej jej ważności w zbiorze danych.</w:t>
      </w:r>
    </w:p>
    <w:p w14:paraId="0E700CB4" w14:textId="5BEA62E3" w:rsidR="00807481" w:rsidRPr="00CA7A33" w:rsidRDefault="00807481" w:rsidP="00807481">
      <w:pPr>
        <w:pStyle w:val="Legenda"/>
        <w:keepNext/>
        <w:jc w:val="right"/>
        <w:rPr>
          <w:i w:val="0"/>
          <w:iCs w:val="0"/>
          <w:lang w:val="en-GB"/>
        </w:rPr>
      </w:pPr>
      <w:proofErr w:type="spellStart"/>
      <w:r w:rsidRPr="00CA7A33">
        <w:rPr>
          <w:i w:val="0"/>
          <w:iCs w:val="0"/>
          <w:lang w:val="en-GB"/>
        </w:rPr>
        <w:t>Rysunek</w:t>
      </w:r>
      <w:proofErr w:type="spellEnd"/>
      <w:r w:rsidRPr="00CA7A33">
        <w:rPr>
          <w:i w:val="0"/>
          <w:iCs w:val="0"/>
          <w:lang w:val="en-GB"/>
        </w:rPr>
        <w:t xml:space="preserve"> </w:t>
      </w:r>
      <w:r w:rsidRPr="00807481">
        <w:rPr>
          <w:i w:val="0"/>
          <w:iCs w:val="0"/>
        </w:rPr>
        <w:fldChar w:fldCharType="begin"/>
      </w:r>
      <w:r w:rsidRPr="00CA7A33">
        <w:rPr>
          <w:i w:val="0"/>
          <w:iCs w:val="0"/>
          <w:lang w:val="en-GB"/>
        </w:rPr>
        <w:instrText xml:space="preserve"> SEQ Rysunek \* ARABIC </w:instrText>
      </w:r>
      <w:r w:rsidRPr="00807481">
        <w:rPr>
          <w:i w:val="0"/>
          <w:iCs w:val="0"/>
        </w:rPr>
        <w:fldChar w:fldCharType="separate"/>
      </w:r>
      <w:ins w:id="391" w:author="Marek Małek" w:date="2024-01-31T17:31:00Z">
        <w:r w:rsidR="00FB4259">
          <w:rPr>
            <w:i w:val="0"/>
            <w:iCs w:val="0"/>
            <w:noProof/>
            <w:lang w:val="en-GB"/>
          </w:rPr>
          <w:t>14</w:t>
        </w:r>
      </w:ins>
      <w:del w:id="392" w:author="Marek Małek" w:date="2024-01-31T17:31:00Z">
        <w:r w:rsidR="00821019" w:rsidRPr="00CA7A33" w:rsidDel="00FB4259">
          <w:rPr>
            <w:i w:val="0"/>
            <w:iCs w:val="0"/>
            <w:noProof/>
            <w:lang w:val="en-GB"/>
          </w:rPr>
          <w:delText>13</w:delText>
        </w:r>
      </w:del>
      <w:r w:rsidRPr="00807481">
        <w:rPr>
          <w:i w:val="0"/>
          <w:iCs w:val="0"/>
        </w:rPr>
        <w:fldChar w:fldCharType="end"/>
      </w:r>
      <w:r w:rsidR="00CA7A33" w:rsidRPr="00CA7A33">
        <w:rPr>
          <w:i w:val="0"/>
          <w:iCs w:val="0"/>
          <w:lang w:val="en-GB"/>
        </w:rPr>
        <w:t xml:space="preserve"> – </w:t>
      </w:r>
      <w:proofErr w:type="spellStart"/>
      <w:r w:rsidR="00CA7A33" w:rsidRPr="00CA7A33">
        <w:rPr>
          <w:i w:val="0"/>
          <w:iCs w:val="0"/>
          <w:lang w:val="en-GB"/>
        </w:rPr>
        <w:t>funkcja</w:t>
      </w:r>
      <w:proofErr w:type="spellEnd"/>
      <w:r w:rsidR="00CA7A33" w:rsidRPr="00CA7A33">
        <w:rPr>
          <w:i w:val="0"/>
          <w:iCs w:val="0"/>
          <w:lang w:val="en-GB"/>
        </w:rPr>
        <w:t xml:space="preserve"> </w:t>
      </w:r>
      <w:proofErr w:type="spellStart"/>
      <w:r w:rsidR="00CA7A33" w:rsidRPr="00CA7A33">
        <w:rPr>
          <w:i w:val="0"/>
          <w:iCs w:val="0"/>
          <w:lang w:val="en-GB"/>
        </w:rPr>
        <w:t>calculate_class_weigh</w:t>
      </w:r>
      <w:r w:rsidR="00CA7A33">
        <w:rPr>
          <w:i w:val="0"/>
          <w:iCs w:val="0"/>
          <w:lang w:val="en-GB"/>
        </w:rPr>
        <w:t>t</w:t>
      </w:r>
      <w:proofErr w:type="spellEnd"/>
    </w:p>
    <w:p w14:paraId="12652F81" w14:textId="77777777" w:rsidR="00807481" w:rsidRDefault="00807481" w:rsidP="00807481">
      <w:pPr>
        <w:keepNext/>
        <w:jc w:val="both"/>
      </w:pPr>
      <w:r>
        <w:rPr>
          <w:noProof/>
        </w:rPr>
        <w:drawing>
          <wp:inline distT="0" distB="0" distL="0" distR="0" wp14:anchorId="1CD3E9F9" wp14:editId="6BA2ECF9">
            <wp:extent cx="5760720" cy="3766820"/>
            <wp:effectExtent l="0" t="0" r="0" b="5080"/>
            <wp:docPr id="72797388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3887" name="Obraz 1" descr="Obraz zawierający tekst, zrzut ekranu, Czcionka&#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5A69393D" w14:textId="304AAAAB" w:rsidR="00807481" w:rsidRDefault="00807481" w:rsidP="00807481">
      <w:pPr>
        <w:pStyle w:val="Legenda"/>
        <w:jc w:val="both"/>
        <w:rPr>
          <w:i w:val="0"/>
          <w:iCs w:val="0"/>
        </w:rPr>
      </w:pPr>
      <w:r w:rsidRPr="00807481">
        <w:rPr>
          <w:i w:val="0"/>
          <w:iCs w:val="0"/>
        </w:rPr>
        <w:t>Źródło: opracowanie własne</w:t>
      </w:r>
    </w:p>
    <w:p w14:paraId="09C4D7F2" w14:textId="5957C911" w:rsidR="004824DC" w:rsidRDefault="005B202D" w:rsidP="005B202D">
      <w:pPr>
        <w:ind w:firstLine="576"/>
        <w:jc w:val="both"/>
      </w:pPr>
      <w:r>
        <w:t xml:space="preserve">Najbardziej interesujące są tu obliczenia widoczne w liniach przypisujących wartości zmiennym </w:t>
      </w:r>
      <w:proofErr w:type="spellStart"/>
      <w:r>
        <w:t>raw_weights</w:t>
      </w:r>
      <w:proofErr w:type="spellEnd"/>
      <w:r>
        <w:t xml:space="preserve">, </w:t>
      </w:r>
      <w:proofErr w:type="spellStart"/>
      <w:r>
        <w:t>average_weight</w:t>
      </w:r>
      <w:proofErr w:type="spellEnd"/>
      <w:r>
        <w:t xml:space="preserve"> oraz </w:t>
      </w:r>
      <w:proofErr w:type="spellStart"/>
      <w:r>
        <w:t>weights</w:t>
      </w:r>
      <w:proofErr w:type="spellEnd"/>
      <w:r>
        <w:t>.</w:t>
      </w:r>
    </w:p>
    <w:p w14:paraId="3AA42DD2" w14:textId="3FDD62B6" w:rsidR="005B202D" w:rsidRPr="006F7C5E" w:rsidRDefault="00000000" w:rsidP="005B202D">
      <w:pPr>
        <w:pStyle w:val="Akapitzlist"/>
        <w:numPr>
          <w:ilvl w:val="0"/>
          <w:numId w:val="35"/>
        </w:numPr>
        <w:jc w:val="both"/>
      </w:pPr>
      <m:oMath>
        <m:sSub>
          <m:sSubPr>
            <m:ctrlPr>
              <w:rPr>
                <w:rFonts w:ascii="Cambria Math" w:hAnsi="Cambria Math"/>
                <w:i/>
              </w:rPr>
            </m:ctrlPr>
          </m:sSubPr>
          <m:e>
            <m:r>
              <m:rPr>
                <m:nor/>
              </m:rPr>
              <w:rPr>
                <w:rFonts w:ascii="Cambria Math" w:hAnsi="Cambria Math"/>
              </w:rPr>
              <m:t>raw</m:t>
            </m:r>
            <m:r>
              <m:rPr>
                <m:lit/>
                <m:nor/>
              </m:rPr>
              <w:rPr>
                <w:rFonts w:ascii="Cambria Math" w:hAnsi="Cambria Math"/>
              </w:rPr>
              <m:t>_</m:t>
            </m:r>
            <m:r>
              <m:rPr>
                <m:nor/>
              </m:rPr>
              <w:rPr>
                <w:rFonts w:ascii="Cambria Math" w:hAnsi="Cambria Math"/>
              </w:rPr>
              <m:t>weight</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nor/>
                  </m:rPr>
                  <w:rPr>
                    <w:rFonts w:ascii="Cambria Math" w:hAnsi="Cambria Math"/>
                  </w:rPr>
                  <m:t>class</m:t>
                </m:r>
                <m:r>
                  <m:rPr>
                    <m:lit/>
                    <m:nor/>
                  </m:rPr>
                  <w:rPr>
                    <w:rFonts w:ascii="Cambria Math" w:hAnsi="Cambria Math"/>
                  </w:rPr>
                  <m:t>_</m:t>
                </m:r>
                <m:r>
                  <m:rPr>
                    <m:nor/>
                  </m:rPr>
                  <w:rPr>
                    <w:rFonts w:ascii="Cambria Math" w:hAnsi="Cambria Math"/>
                  </w:rPr>
                  <m:t>sum</m:t>
                </m:r>
              </m:e>
              <m:sub>
                <m:r>
                  <w:rPr>
                    <w:rFonts w:ascii="Cambria Math" w:hAnsi="Cambria Math"/>
                  </w:rPr>
                  <m:t>i</m:t>
                </m: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m:nor/>
              </m:rPr>
              <w:rPr>
                <w:rFonts w:ascii="Cambria Math" w:hAnsi="Cambria Math"/>
              </w:rPr>
              <m:t>total</m:t>
            </m:r>
            <m:r>
              <m:rPr>
                <m:lit/>
                <m:nor/>
              </m:rPr>
              <w:rPr>
                <w:rFonts w:ascii="Cambria Math" w:hAnsi="Cambria Math"/>
              </w:rPr>
              <m:t>_</m:t>
            </m:r>
            <m:r>
              <m:rPr>
                <m:nor/>
              </m:rPr>
              <w:rPr>
                <w:rFonts w:ascii="Cambria Math" w:hAnsi="Cambria Math"/>
              </w:rPr>
              <m:t>samples</m:t>
            </m:r>
            <m:ctrlPr>
              <w:rPr>
                <w:rFonts w:ascii="Cambria Math" w:hAnsi="Cambria Math"/>
                <w:i/>
              </w:rPr>
            </m:ctrlPr>
          </m:num>
          <m:den>
            <m:r>
              <m:rPr>
                <m:nor/>
              </m:rPr>
              <w:rPr>
                <w:rFonts w:ascii="Cambria Math" w:hAnsi="Cambria Math"/>
              </w:rPr>
              <m:t>n</m:t>
            </m:r>
            <m:r>
              <m:rPr>
                <m:lit/>
                <m:nor/>
              </m:rPr>
              <w:rPr>
                <w:rFonts w:ascii="Cambria Math" w:hAnsi="Cambria Math"/>
              </w:rPr>
              <m:t>_</m:t>
            </m:r>
            <m:r>
              <m:rPr>
                <m:nor/>
              </m:rPr>
              <w:rPr>
                <w:rFonts w:ascii="Cambria Math" w:hAnsi="Cambria Math"/>
              </w:rPr>
              <m:t>classes</m:t>
            </m:r>
            <m:ctrlPr>
              <w:rPr>
                <w:rFonts w:ascii="Cambria Math" w:hAnsi="Cambria Math"/>
                <w:i/>
              </w:rPr>
            </m:ctrlPr>
          </m:den>
        </m:f>
      </m:oMath>
      <w:r w:rsidR="005B202D" w:rsidRPr="006F7C5E">
        <w:t xml:space="preserve"> –</w:t>
      </w:r>
      <w:r w:rsidR="006F7C5E" w:rsidRPr="006F7C5E">
        <w:t xml:space="preserve"> celem tego równania jest nadanie klasom o </w:t>
      </w:r>
      <w:r w:rsidR="006F7C5E">
        <w:t>mniejszej ilości próbek wyższego priorytetu i obniżenie go dla klas o większej ilości próbek.</w:t>
      </w:r>
    </w:p>
    <w:p w14:paraId="695FF5A0" w14:textId="2973E120" w:rsidR="005B202D" w:rsidRPr="006F7C5E" w:rsidRDefault="005B202D" w:rsidP="005B202D">
      <w:pPr>
        <w:pStyle w:val="Akapitzlist"/>
        <w:numPr>
          <w:ilvl w:val="0"/>
          <w:numId w:val="35"/>
        </w:numPr>
        <w:jc w:val="both"/>
      </w:pPr>
      <w:proofErr w:type="spellStart"/>
      <m:oMath>
        <m:r>
          <m:rPr>
            <m:nor/>
          </m:rPr>
          <w:rPr>
            <w:rFonts w:ascii="Cambria Math" w:hAnsi="Cambria Math"/>
          </w:rPr>
          <m:t>average</m:t>
        </m:r>
        <m:r>
          <m:rPr>
            <m:lit/>
            <m:nor/>
          </m:rPr>
          <w:rPr>
            <w:rFonts w:ascii="Cambria Math" w:hAnsi="Cambria Math"/>
          </w:rPr>
          <m:t>_</m:t>
        </m:r>
        <m:r>
          <m:rPr>
            <m:nor/>
          </m:rPr>
          <w:rPr>
            <w:rFonts w:ascii="Cambria Math" w:hAnsi="Cambria Math"/>
          </w:rPr>
          <m:t>weight</m:t>
        </m:r>
        <w:proofErr w:type="spellEnd"/>
        <m:r>
          <w:rPr>
            <w:rFonts w:ascii="Cambria Math" w:hAnsi="Cambria Math"/>
          </w:rPr>
          <m:t>=</m:t>
        </m:r>
        <m:f>
          <m:fPr>
            <m:ctrlPr>
              <w:rPr>
                <w:rFonts w:ascii="Cambria Math" w:hAnsi="Cambria Math"/>
                <w:lang w:val="en-GB"/>
              </w:rPr>
            </m:ctrlPr>
          </m:fPr>
          <m:num>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d>
                  <m:dPr>
                    <m:ctrlPr>
                      <w:rPr>
                        <w:rFonts w:ascii="Cambria Math" w:hAnsi="Cambria Math"/>
                        <w:i/>
                        <w:lang w:val="en-GB"/>
                      </w:rPr>
                    </m:ctrlPr>
                  </m:d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weights</m:t>
                    </m:r>
                    <w:proofErr w:type="spellEnd"/>
                  </m:e>
                </m:d>
                <m:ctrlPr>
                  <w:rPr>
                    <w:rFonts w:ascii="Cambria Math" w:hAnsi="Cambria Math"/>
                    <w:i/>
                    <w:lang w:val="en-GB"/>
                  </w:rPr>
                </m:ctrlPr>
              </m:e>
            </m:nary>
            <m:ctrlPr>
              <w:rPr>
                <w:rFonts w:ascii="Cambria Math" w:hAnsi="Cambria Math"/>
                <w:i/>
                <w:lang w:val="en-GB"/>
              </w:rPr>
            </m:ctrlPr>
          </m:num>
          <m:den>
            <w:proofErr w:type="spellStart"/>
            <m:r>
              <m:rPr>
                <m:nor/>
              </m:rPr>
              <w:rPr>
                <w:rFonts w:ascii="Cambria Math" w:hAnsi="Cambria Math"/>
              </w:rPr>
              <m:t>n</m:t>
            </m:r>
            <m:r>
              <m:rPr>
                <m:lit/>
                <m:nor/>
              </m:rPr>
              <w:rPr>
                <w:rFonts w:ascii="Cambria Math" w:hAnsi="Cambria Math"/>
              </w:rPr>
              <m:t>_</m:t>
            </m:r>
            <m:r>
              <m:rPr>
                <m:nor/>
              </m:rPr>
              <w:rPr>
                <w:rFonts w:ascii="Cambria Math" w:hAnsi="Cambria Math"/>
              </w:rPr>
              <m:t>classes</m:t>
            </m:r>
            <w:proofErr w:type="spellEnd"/>
            <m:ctrlPr>
              <w:rPr>
                <w:rFonts w:ascii="Cambria Math" w:hAnsi="Cambria Math"/>
                <w:i/>
                <w:lang w:val="en-GB"/>
              </w:rPr>
            </m:ctrlPr>
          </m:den>
        </m:f>
      </m:oMath>
      <w:r w:rsidR="006F7C5E" w:rsidRPr="006F7C5E">
        <w:t xml:space="preserve"> – równanie to oblicza średnią wartość w</w:t>
      </w:r>
      <w:r w:rsidR="006F7C5E">
        <w:t xml:space="preserve">ag, która w następnym kroku zostanie użyta do moderowania wpływu zmienności liczb zawartych w </w:t>
      </w:r>
      <w:proofErr w:type="spellStart"/>
      <w:r w:rsidR="006F7C5E">
        <w:t>raw_weights</w:t>
      </w:r>
      <w:proofErr w:type="spellEnd"/>
      <w:r w:rsidR="006F7C5E">
        <w:t>.</w:t>
      </w:r>
    </w:p>
    <w:p w14:paraId="2AAB9D32" w14:textId="7D01FC39" w:rsidR="005B202D" w:rsidRPr="0003641F" w:rsidRDefault="00000000" w:rsidP="005B202D">
      <w:pPr>
        <w:pStyle w:val="Akapitzlist"/>
        <w:numPr>
          <w:ilvl w:val="0"/>
          <w:numId w:val="35"/>
        </w:numPr>
        <w:jc w:val="both"/>
      </w:pPr>
      <m:oMath>
        <m:sSub>
          <m:sSubPr>
            <m:ctrlPr>
              <w:rPr>
                <w:rFonts w:ascii="Cambria Math" w:hAnsi="Cambria Math"/>
                <w:i/>
                <w:lang w:val="en-GB"/>
              </w:rPr>
            </m:ctrlPr>
          </m:sSubPr>
          <m:e>
            <m:r>
              <m:rPr>
                <m:nor/>
              </m:rPr>
              <w:rPr>
                <w:rFonts w:ascii="Cambria Math" w:hAnsi="Cambria Math"/>
              </w:rPr>
              <m:t>weight</m:t>
            </m:r>
            <m:ctrlPr>
              <w:rPr>
                <w:rFonts w:ascii="Cambria Math" w:hAnsi="Cambria Math"/>
                <w:lang w:val="en-GB"/>
              </w:rPr>
            </m:ctrlPr>
          </m:e>
          <m:sub>
            <m:r>
              <w:rPr>
                <w:rFonts w:ascii="Cambria Math" w:hAnsi="Cambria Math"/>
                <w:lang w:val="en-GB"/>
              </w:rPr>
              <m:t>i</m:t>
            </m:r>
          </m:sub>
        </m:sSub>
        <m:r>
          <w:rPr>
            <w:rFonts w:ascii="Cambria Math" w:hAnsi="Cambria Math"/>
          </w:rPr>
          <m:t>=</m:t>
        </m:r>
        <m:r>
          <w:rPr>
            <w:rFonts w:ascii="Cambria Math" w:hAnsi="Cambria Math"/>
            <w:lang w:val="en-GB"/>
          </w:rPr>
          <m:t>α</m:t>
        </m:r>
        <m:r>
          <m:rPr>
            <m:sty m:val="p"/>
          </m:rPr>
          <w:rPr>
            <w:rFonts w:ascii="Cambria Math" w:hAnsi="Cambria Math"/>
          </w:rPr>
          <m:t>×</m:t>
        </m:r>
        <m:r>
          <m:rPr>
            <m:nor/>
          </m:rPr>
          <w:rPr>
            <w:rFonts w:ascii="Cambria Math" w:hAnsi="Cambria Math"/>
          </w:rPr>
          <m:t>average</m:t>
        </m:r>
        <m:r>
          <m:rPr>
            <m:lit/>
            <m:nor/>
          </m:rPr>
          <w:rPr>
            <w:rFonts w:ascii="Cambria Math" w:hAnsi="Cambria Math"/>
          </w:rPr>
          <m:t>_</m:t>
        </m:r>
        <w:proofErr w:type="spellStart"/>
        <m:r>
          <m:rPr>
            <m:nor/>
          </m:rPr>
          <w:rPr>
            <w:rFonts w:ascii="Cambria Math" w:hAnsi="Cambria Math"/>
          </w:rPr>
          <m:t>weight</m:t>
        </m:r>
        <w:proofErr w:type="spellEnd"/>
        <m:r>
          <w:rPr>
            <w:rFonts w:ascii="Cambria Math" w:hAnsi="Cambria Math"/>
          </w:rPr>
          <m:t>+</m:t>
        </m:r>
        <m:d>
          <m:dPr>
            <m:ctrlPr>
              <w:rPr>
                <w:rFonts w:ascii="Cambria Math" w:hAnsi="Cambria Math"/>
                <w:i/>
                <w:lang w:val="en-GB"/>
              </w:rPr>
            </m:ctrlPr>
          </m:dPr>
          <m:e>
            <m:r>
              <w:rPr>
                <w:rFonts w:ascii="Cambria Math" w:hAnsi="Cambria Math"/>
              </w:rPr>
              <m:t>1-</m:t>
            </m:r>
            <m:r>
              <w:rPr>
                <w:rFonts w:ascii="Cambria Math" w:hAnsi="Cambria Math"/>
                <w:lang w:val="en-GB"/>
              </w:rPr>
              <m:t>α</m:t>
            </m:r>
          </m:e>
        </m:d>
        <m:r>
          <m:rPr>
            <m:sty m:val="p"/>
          </m:rPr>
          <w:rPr>
            <w:rFonts w:ascii="Cambria Math" w:hAnsi="Cambria Math"/>
          </w:rPr>
          <m:t>×</m:t>
        </m:r>
        <m:sSub>
          <m:sSubPr>
            <m:ctrlPr>
              <w:rPr>
                <w:rFonts w:ascii="Cambria Math" w:hAnsi="Cambria Math"/>
                <w:i/>
                <w:lang w:val="en-GB"/>
              </w:rPr>
            </m:ctrlPr>
          </m:sSubPr>
          <m:e>
            <w:proofErr w:type="spellStart"/>
            <m:r>
              <m:rPr>
                <m:nor/>
              </m:rPr>
              <w:rPr>
                <w:rFonts w:ascii="Cambria Math" w:hAnsi="Cambria Math"/>
              </w:rPr>
              <m:t>raw</m:t>
            </m:r>
            <m:r>
              <m:rPr>
                <m:lit/>
                <m:nor/>
              </m:rPr>
              <w:rPr>
                <w:rFonts w:ascii="Cambria Math" w:hAnsi="Cambria Math"/>
              </w:rPr>
              <m:t>_</m:t>
            </m:r>
            <m:r>
              <m:rPr>
                <m:nor/>
              </m:rPr>
              <w:rPr>
                <w:rFonts w:ascii="Cambria Math" w:hAnsi="Cambria Math"/>
              </w:rPr>
              <m:t>weight</m:t>
            </m:r>
            <w:proofErr w:type="spellEnd"/>
            <m:ctrlPr>
              <w:rPr>
                <w:rFonts w:ascii="Cambria Math" w:hAnsi="Cambria Math"/>
                <w:lang w:val="en-GB"/>
              </w:rPr>
            </m:ctrlPr>
          </m:e>
          <m:sub>
            <m:r>
              <w:rPr>
                <w:rFonts w:ascii="Cambria Math" w:hAnsi="Cambria Math"/>
                <w:lang w:val="en-GB"/>
              </w:rPr>
              <m:t>i</m:t>
            </m:r>
          </m:sub>
        </m:sSub>
      </m:oMath>
      <w:r w:rsidR="006F7C5E" w:rsidRPr="005E1EB4">
        <w:t xml:space="preserve"> – dzięki dostrajaniu parametru alfa</w:t>
      </w:r>
      <w:r w:rsidR="005E1EB4" w:rsidRPr="005E1EB4">
        <w:t xml:space="preserve">, funkcja </w:t>
      </w:r>
      <w:proofErr w:type="spellStart"/>
      <w:r w:rsidR="005E1EB4" w:rsidRPr="005E1EB4">
        <w:t>calculate_class_weights</w:t>
      </w:r>
      <w:proofErr w:type="spellEnd"/>
      <w:r w:rsidR="005E1EB4" w:rsidRPr="005E1EB4">
        <w:t xml:space="preserve"> może zwrócić wa</w:t>
      </w:r>
      <w:r w:rsidR="005E1EB4">
        <w:t xml:space="preserve">gi bliższe średniej (a </w:t>
      </w:r>
      <w:r w:rsidR="005E1EB4">
        <w:lastRenderedPageBreak/>
        <w:t>więc takie, jakie zostałyby</w:t>
      </w:r>
      <w:r w:rsidR="006F7C5E" w:rsidRPr="005E1EB4">
        <w:t xml:space="preserve"> </w:t>
      </w:r>
      <w:r w:rsidR="005E1EB4">
        <w:t xml:space="preserve">zastosowane przez </w:t>
      </w:r>
      <w:proofErr w:type="spellStart"/>
      <w:r w:rsidR="005E1EB4">
        <w:t>Keras</w:t>
      </w:r>
      <w:proofErr w:type="spellEnd"/>
      <w:r w:rsidR="005E1EB4">
        <w:t>, jeśli nie użyto by tej funkcji), albo bliższe</w:t>
      </w:r>
      <w:r w:rsidR="0003641F">
        <w:t xml:space="preserve"> obliczonym w pierwszym równaniu, podnosząc tym samym istotność kategorii gorzej reprezentowanych w zbiorze danych.</w:t>
      </w:r>
    </w:p>
    <w:p w14:paraId="48334248" w14:textId="338AD66E" w:rsidR="0003641F" w:rsidRDefault="0003641F" w:rsidP="00DE31A4">
      <w:pPr>
        <w:ind w:firstLine="576"/>
        <w:jc w:val="both"/>
      </w:pPr>
      <w:r>
        <w:t>O ile ustawianie wag klas istotne jest z punktu widzenia inicjalizacji wag modelu</w:t>
      </w:r>
      <w:r w:rsidR="008B0FC5">
        <w:t xml:space="preserve"> oraz funkcji straty (podczas procesu propagacji wstecznej kontrybucja funkcji straty dla niedoreprezentowanej klasy jest zwiększana)</w:t>
      </w:r>
      <w:r>
        <w:t xml:space="preserve">, o tyle ustawianie tzw. </w:t>
      </w:r>
      <w:proofErr w:type="spellStart"/>
      <w:r>
        <w:t>initial</w:t>
      </w:r>
      <w:proofErr w:type="spellEnd"/>
      <w:r>
        <w:t xml:space="preserve"> </w:t>
      </w:r>
      <w:proofErr w:type="spellStart"/>
      <w:r>
        <w:t>bias</w:t>
      </w:r>
      <w:proofErr w:type="spellEnd"/>
      <w:r>
        <w:t xml:space="preserve"> istotne jest z punktu widzenia ostatniej warstwy klasyfikatora. Przy użyciu tego parametru model</w:t>
      </w:r>
      <w:r w:rsidR="008B0FC5">
        <w:t xml:space="preserve"> będzie przywiązywał w module klasyfikatora większą wagę rzadziej występującym klasom. Wartość tego </w:t>
      </w:r>
      <w:proofErr w:type="spellStart"/>
      <w:r w:rsidR="008B0FC5">
        <w:t>hiperparametru</w:t>
      </w:r>
      <w:proofErr w:type="spellEnd"/>
      <w:r w:rsidR="008B0FC5">
        <w:t xml:space="preserve"> jest najistotniejsza u początku treningu</w:t>
      </w:r>
      <w:r w:rsidR="003E1ABA">
        <w:t>, przyspieszając osiągnięcie zbieżności – model zaczyna z pewną początkową wiedzą na temat danych</w:t>
      </w:r>
      <w:r w:rsidR="008B0FC5">
        <w:t>.</w:t>
      </w:r>
    </w:p>
    <w:p w14:paraId="20E743C6" w14:textId="052B55C4" w:rsidR="00DE31A4" w:rsidRPr="00DE31A4" w:rsidRDefault="00DE31A4" w:rsidP="00DE31A4">
      <w:pPr>
        <w:pStyle w:val="Legenda"/>
        <w:keepNext/>
        <w:jc w:val="right"/>
        <w:rPr>
          <w:i w:val="0"/>
          <w:iCs w:val="0"/>
        </w:rPr>
      </w:pPr>
      <w:r w:rsidRPr="00DE31A4">
        <w:rPr>
          <w:i w:val="0"/>
          <w:iCs w:val="0"/>
        </w:rPr>
        <w:t xml:space="preserve">Rysunek </w:t>
      </w:r>
      <w:r w:rsidRPr="00DE31A4">
        <w:rPr>
          <w:i w:val="0"/>
          <w:iCs w:val="0"/>
        </w:rPr>
        <w:fldChar w:fldCharType="begin"/>
      </w:r>
      <w:r w:rsidRPr="00DE31A4">
        <w:rPr>
          <w:i w:val="0"/>
          <w:iCs w:val="0"/>
        </w:rPr>
        <w:instrText xml:space="preserve"> SEQ Rysunek \* ARABIC </w:instrText>
      </w:r>
      <w:r w:rsidRPr="00DE31A4">
        <w:rPr>
          <w:i w:val="0"/>
          <w:iCs w:val="0"/>
        </w:rPr>
        <w:fldChar w:fldCharType="separate"/>
      </w:r>
      <w:ins w:id="393" w:author="Marek Małek" w:date="2024-01-31T17:31:00Z">
        <w:r w:rsidR="00FB4259">
          <w:rPr>
            <w:i w:val="0"/>
            <w:iCs w:val="0"/>
            <w:noProof/>
          </w:rPr>
          <w:t>15</w:t>
        </w:r>
      </w:ins>
      <w:del w:id="394" w:author="Marek Małek" w:date="2024-01-31T17:31:00Z">
        <w:r w:rsidR="00821019" w:rsidDel="00FB4259">
          <w:rPr>
            <w:i w:val="0"/>
            <w:iCs w:val="0"/>
            <w:noProof/>
          </w:rPr>
          <w:delText>14</w:delText>
        </w:r>
      </w:del>
      <w:r w:rsidRPr="00DE31A4">
        <w:rPr>
          <w:i w:val="0"/>
          <w:iCs w:val="0"/>
        </w:rPr>
        <w:fldChar w:fldCharType="end"/>
      </w:r>
      <w:r w:rsidRPr="00DE31A4">
        <w:rPr>
          <w:i w:val="0"/>
          <w:iCs w:val="0"/>
        </w:rPr>
        <w:t xml:space="preserve"> - obliczanie </w:t>
      </w:r>
      <w:proofErr w:type="spellStart"/>
      <w:r w:rsidRPr="00DE31A4">
        <w:rPr>
          <w:i w:val="0"/>
          <w:iCs w:val="0"/>
        </w:rPr>
        <w:t>initial</w:t>
      </w:r>
      <w:proofErr w:type="spellEnd"/>
      <w:r w:rsidRPr="00DE31A4">
        <w:rPr>
          <w:i w:val="0"/>
          <w:iCs w:val="0"/>
        </w:rPr>
        <w:t xml:space="preserve"> </w:t>
      </w:r>
      <w:proofErr w:type="spellStart"/>
      <w:r w:rsidRPr="00DE31A4">
        <w:rPr>
          <w:i w:val="0"/>
          <w:iCs w:val="0"/>
        </w:rPr>
        <w:t>bias</w:t>
      </w:r>
      <w:proofErr w:type="spellEnd"/>
    </w:p>
    <w:p w14:paraId="2F376CD5" w14:textId="77777777" w:rsidR="00DE31A4" w:rsidRDefault="00DE31A4" w:rsidP="00DE31A4">
      <w:pPr>
        <w:keepNext/>
        <w:jc w:val="both"/>
      </w:pPr>
      <w:r>
        <w:rPr>
          <w:noProof/>
        </w:rPr>
        <w:drawing>
          <wp:inline distT="0" distB="0" distL="0" distR="0" wp14:anchorId="5D158630" wp14:editId="2AE5EB26">
            <wp:extent cx="5760720" cy="548005"/>
            <wp:effectExtent l="0" t="0" r="0" b="4445"/>
            <wp:docPr id="180801364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3642" name="Obraz 1808013642"/>
                    <pic:cNvPicPr/>
                  </pic:nvPicPr>
                  <pic:blipFill>
                    <a:blip r:embed="rId27">
                      <a:extLst>
                        <a:ext uri="{28A0092B-C50C-407E-A947-70E740481C1C}">
                          <a14:useLocalDpi xmlns:a14="http://schemas.microsoft.com/office/drawing/2010/main" val="0"/>
                        </a:ext>
                      </a:extLst>
                    </a:blip>
                    <a:stretch>
                      <a:fillRect/>
                    </a:stretch>
                  </pic:blipFill>
                  <pic:spPr>
                    <a:xfrm>
                      <a:off x="0" y="0"/>
                      <a:ext cx="5760720" cy="548005"/>
                    </a:xfrm>
                    <a:prstGeom prst="rect">
                      <a:avLst/>
                    </a:prstGeom>
                  </pic:spPr>
                </pic:pic>
              </a:graphicData>
            </a:graphic>
          </wp:inline>
        </w:drawing>
      </w:r>
    </w:p>
    <w:p w14:paraId="710CD5AB" w14:textId="0CF80C50" w:rsidR="00DE31A4" w:rsidRDefault="00DE31A4" w:rsidP="00DE31A4">
      <w:pPr>
        <w:pStyle w:val="Legenda"/>
        <w:jc w:val="both"/>
        <w:rPr>
          <w:i w:val="0"/>
          <w:iCs w:val="0"/>
        </w:rPr>
      </w:pPr>
      <w:r w:rsidRPr="00DE31A4">
        <w:rPr>
          <w:i w:val="0"/>
          <w:iCs w:val="0"/>
        </w:rPr>
        <w:t>Źródło: opracowanie własne</w:t>
      </w:r>
    </w:p>
    <w:p w14:paraId="69BDAC0D" w14:textId="19801504" w:rsidR="004461C4" w:rsidRDefault="004461C4" w:rsidP="004461C4">
      <w:pPr>
        <w:ind w:firstLine="576"/>
        <w:jc w:val="both"/>
      </w:pPr>
      <w:r>
        <w:t xml:space="preserve">Użycie logarytmu naturalnego w ostatnim równaniu sprawia, że liczby zawarte w wektorze będącym argumentem do funkcji np.log będą bliżej siebie. W innym przypadku duży </w:t>
      </w:r>
      <w:proofErr w:type="spellStart"/>
      <w:r>
        <w:t>initial</w:t>
      </w:r>
      <w:proofErr w:type="spellEnd"/>
      <w:r>
        <w:t xml:space="preserve"> </w:t>
      </w:r>
      <w:proofErr w:type="spellStart"/>
      <w:r>
        <w:t>bias</w:t>
      </w:r>
      <w:proofErr w:type="spellEnd"/>
      <w:r>
        <w:t xml:space="preserve"> jednej klasy mógłby zdominować pozostałe.</w:t>
      </w:r>
    </w:p>
    <w:p w14:paraId="2C6A47CC" w14:textId="425C8890" w:rsidR="00464AAB" w:rsidRDefault="00464AAB" w:rsidP="004461C4">
      <w:pPr>
        <w:ind w:firstLine="576"/>
        <w:jc w:val="both"/>
      </w:pPr>
      <w:r>
        <w:t>Ostatnim z wybranych usprawnień jest centrowanie próbki, którego kod zawiera rysunek 1</w:t>
      </w:r>
      <w:r w:rsidR="00C76336">
        <w:t>6</w:t>
      </w:r>
      <w:r>
        <w:t>.</w:t>
      </w:r>
      <w:r w:rsidR="00C76336">
        <w:t xml:space="preserve"> Spośród proponowanych technik miało ono największy wpływ na stabilizację treningu. Funkcja centrująca korzysta z innej pomocniczej funkcji – </w:t>
      </w:r>
      <w:proofErr w:type="spellStart"/>
      <w:r w:rsidR="00C76336">
        <w:t>generate_mask</w:t>
      </w:r>
      <w:proofErr w:type="spellEnd"/>
      <w:r w:rsidR="00C76336">
        <w:t>:</w:t>
      </w:r>
    </w:p>
    <w:p w14:paraId="00AB1FC2" w14:textId="22AC25A5" w:rsidR="00C76336" w:rsidRPr="00C76336" w:rsidRDefault="00C76336" w:rsidP="00C76336">
      <w:pPr>
        <w:pStyle w:val="Legenda"/>
        <w:keepNext/>
        <w:jc w:val="right"/>
        <w:rPr>
          <w:i w:val="0"/>
          <w:iCs w:val="0"/>
        </w:rPr>
      </w:pPr>
      <w:r w:rsidRPr="00C76336">
        <w:rPr>
          <w:i w:val="0"/>
          <w:iCs w:val="0"/>
        </w:rPr>
        <w:t xml:space="preserve">Rysunek </w:t>
      </w:r>
      <w:r w:rsidRPr="00C76336">
        <w:rPr>
          <w:i w:val="0"/>
          <w:iCs w:val="0"/>
        </w:rPr>
        <w:fldChar w:fldCharType="begin"/>
      </w:r>
      <w:r w:rsidRPr="00C76336">
        <w:rPr>
          <w:i w:val="0"/>
          <w:iCs w:val="0"/>
        </w:rPr>
        <w:instrText xml:space="preserve"> SEQ Rysunek \* ARABIC </w:instrText>
      </w:r>
      <w:r w:rsidRPr="00C76336">
        <w:rPr>
          <w:i w:val="0"/>
          <w:iCs w:val="0"/>
        </w:rPr>
        <w:fldChar w:fldCharType="separate"/>
      </w:r>
      <w:ins w:id="395" w:author="Marek Małek" w:date="2024-01-31T17:31:00Z">
        <w:r w:rsidR="00FB4259">
          <w:rPr>
            <w:i w:val="0"/>
            <w:iCs w:val="0"/>
            <w:noProof/>
          </w:rPr>
          <w:t>16</w:t>
        </w:r>
      </w:ins>
      <w:del w:id="396" w:author="Marek Małek" w:date="2024-01-31T17:31:00Z">
        <w:r w:rsidR="00821019" w:rsidDel="00FB4259">
          <w:rPr>
            <w:i w:val="0"/>
            <w:iCs w:val="0"/>
            <w:noProof/>
          </w:rPr>
          <w:delText>15</w:delText>
        </w:r>
      </w:del>
      <w:r w:rsidRPr="00C76336">
        <w:rPr>
          <w:i w:val="0"/>
          <w:iCs w:val="0"/>
        </w:rPr>
        <w:fldChar w:fldCharType="end"/>
      </w:r>
      <w:r w:rsidR="00CA7A33">
        <w:rPr>
          <w:i w:val="0"/>
          <w:iCs w:val="0"/>
        </w:rPr>
        <w:t xml:space="preserve"> – generowanie maski</w:t>
      </w:r>
    </w:p>
    <w:p w14:paraId="24991768" w14:textId="77777777" w:rsidR="00C76336" w:rsidRDefault="00C76336" w:rsidP="00C76336">
      <w:pPr>
        <w:keepNext/>
        <w:jc w:val="both"/>
      </w:pPr>
      <w:r>
        <w:rPr>
          <w:noProof/>
        </w:rPr>
        <w:drawing>
          <wp:inline distT="0" distB="0" distL="0" distR="0" wp14:anchorId="6092B91A" wp14:editId="58CC9457">
            <wp:extent cx="5760720" cy="2871470"/>
            <wp:effectExtent l="0" t="0" r="0" b="5080"/>
            <wp:docPr id="130204423" name="Obraz 4"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4423" name="Obraz 4" descr="Obraz zawierający tekst, zrzut ekranu, Czcionka, oprogramowanie&#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7439DBE2" w14:textId="22F09B37" w:rsidR="00C76336" w:rsidRDefault="00C76336" w:rsidP="00C76336">
      <w:pPr>
        <w:pStyle w:val="Legenda"/>
        <w:jc w:val="both"/>
        <w:rPr>
          <w:i w:val="0"/>
          <w:iCs w:val="0"/>
        </w:rPr>
      </w:pPr>
      <w:r w:rsidRPr="00C76336">
        <w:rPr>
          <w:i w:val="0"/>
          <w:iCs w:val="0"/>
        </w:rPr>
        <w:t>Źródło: opracowanie własne</w:t>
      </w:r>
    </w:p>
    <w:p w14:paraId="465F5D14" w14:textId="10F357DE" w:rsidR="00C76336" w:rsidRPr="00C76336" w:rsidRDefault="00C76336" w:rsidP="00C76336">
      <w:pPr>
        <w:jc w:val="both"/>
      </w:pPr>
      <w:r>
        <w:lastRenderedPageBreak/>
        <w:tab/>
        <w:t xml:space="preserve">Niektóre z obrazów zawartych w zbiorze danych HAM 10000 posiadały czarną otoczkę u krawędzi. Technika centrowania </w:t>
      </w:r>
      <w:r w:rsidR="008A65BB">
        <w:t xml:space="preserve">użyteczna </w:t>
      </w:r>
      <w:r>
        <w:t xml:space="preserve">jest, </w:t>
      </w:r>
      <w:r w:rsidR="008A65BB">
        <w:t>kiedy kontrast między ciemnymi, a jasnymi elementami zdjęcia jest znaczny (np. na pewne z nich pada cień)</w:t>
      </w:r>
      <w:r>
        <w:t xml:space="preserve">. Jeśli dany obraz zawiera pewne artefakty, takie jak właśnie czarna otoczka, będą one miały wpływ na centrowanie i nie będzie ono skuteczne. Funkcja </w:t>
      </w:r>
      <w:proofErr w:type="spellStart"/>
      <w:r>
        <w:t>generate_mask</w:t>
      </w:r>
      <w:proofErr w:type="spellEnd"/>
      <w:r>
        <w:t xml:space="preserve"> maskuje te obszary, tak aby algorytm centrowania mógł skupić się na pikselach stanowiących interesującą go część obrazu.</w:t>
      </w:r>
    </w:p>
    <w:p w14:paraId="2C07E13D" w14:textId="4FD7ACA2" w:rsidR="00AE4D5B" w:rsidRPr="00AE4D5B" w:rsidRDefault="00AE4D5B" w:rsidP="00AE4D5B">
      <w:pPr>
        <w:pStyle w:val="Legenda"/>
        <w:keepNext/>
        <w:jc w:val="right"/>
        <w:rPr>
          <w:i w:val="0"/>
          <w:iCs w:val="0"/>
        </w:rPr>
      </w:pPr>
      <w:r w:rsidRPr="00AE4D5B">
        <w:rPr>
          <w:i w:val="0"/>
          <w:iCs w:val="0"/>
        </w:rPr>
        <w:t xml:space="preserve">Rysunek </w:t>
      </w:r>
      <w:r w:rsidRPr="00AE4D5B">
        <w:rPr>
          <w:i w:val="0"/>
          <w:iCs w:val="0"/>
        </w:rPr>
        <w:fldChar w:fldCharType="begin"/>
      </w:r>
      <w:r w:rsidRPr="00AE4D5B">
        <w:rPr>
          <w:i w:val="0"/>
          <w:iCs w:val="0"/>
        </w:rPr>
        <w:instrText xml:space="preserve"> SEQ Rysunek \* ARABIC </w:instrText>
      </w:r>
      <w:r w:rsidRPr="00AE4D5B">
        <w:rPr>
          <w:i w:val="0"/>
          <w:iCs w:val="0"/>
        </w:rPr>
        <w:fldChar w:fldCharType="separate"/>
      </w:r>
      <w:ins w:id="397" w:author="Marek Małek" w:date="2024-01-31T17:31:00Z">
        <w:r w:rsidR="00FB4259">
          <w:rPr>
            <w:i w:val="0"/>
            <w:iCs w:val="0"/>
            <w:noProof/>
          </w:rPr>
          <w:t>17</w:t>
        </w:r>
      </w:ins>
      <w:del w:id="398" w:author="Marek Małek" w:date="2024-01-31T17:31:00Z">
        <w:r w:rsidR="00821019" w:rsidDel="00FB4259">
          <w:rPr>
            <w:i w:val="0"/>
            <w:iCs w:val="0"/>
            <w:noProof/>
          </w:rPr>
          <w:delText>16</w:delText>
        </w:r>
      </w:del>
      <w:r w:rsidRPr="00AE4D5B">
        <w:rPr>
          <w:i w:val="0"/>
          <w:iCs w:val="0"/>
        </w:rPr>
        <w:fldChar w:fldCharType="end"/>
      </w:r>
      <w:r w:rsidR="008A7DE2">
        <w:rPr>
          <w:i w:val="0"/>
          <w:iCs w:val="0"/>
        </w:rPr>
        <w:t xml:space="preserve"> – centrowanie obrazu</w:t>
      </w:r>
    </w:p>
    <w:p w14:paraId="622F7ABA" w14:textId="77777777" w:rsidR="00AE4D5B" w:rsidRDefault="00AE4D5B" w:rsidP="00AE4D5B">
      <w:pPr>
        <w:keepNext/>
        <w:jc w:val="both"/>
      </w:pPr>
      <w:r>
        <w:rPr>
          <w:noProof/>
        </w:rPr>
        <w:drawing>
          <wp:inline distT="0" distB="0" distL="0" distR="0" wp14:anchorId="35E627A2" wp14:editId="7949036F">
            <wp:extent cx="5760720" cy="1657350"/>
            <wp:effectExtent l="0" t="0" r="0" b="0"/>
            <wp:docPr id="1902908696"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8696" name="Obraz 3" descr="Obraz zawierający tekst, zrzut ekranu, Czcionka&#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inline>
        </w:drawing>
      </w:r>
    </w:p>
    <w:p w14:paraId="5D5B28A0" w14:textId="69D6BDB0" w:rsidR="00464AAB" w:rsidRDefault="00AE4D5B" w:rsidP="00AE4D5B">
      <w:pPr>
        <w:pStyle w:val="Legenda"/>
        <w:jc w:val="both"/>
        <w:rPr>
          <w:i w:val="0"/>
          <w:iCs w:val="0"/>
        </w:rPr>
      </w:pPr>
      <w:r w:rsidRPr="00AE4D5B">
        <w:rPr>
          <w:i w:val="0"/>
          <w:iCs w:val="0"/>
        </w:rPr>
        <w:t>Źródło: opracowanie własne</w:t>
      </w:r>
    </w:p>
    <w:p w14:paraId="73C1978E" w14:textId="72183CA0" w:rsidR="00C76336" w:rsidRPr="00C76336" w:rsidRDefault="00815BFE" w:rsidP="00815BFE">
      <w:r>
        <w:tab/>
        <w:t>Istotą pokazanego tu kodu jest przemieszczenie wartości pikseli obrazu tak, aby były skupione wokół średniej wartości równej 0.</w:t>
      </w:r>
    </w:p>
    <w:p w14:paraId="6108E74B" w14:textId="4FFBA5CE" w:rsidR="00597A2C" w:rsidRDefault="004824DC" w:rsidP="00597A2C">
      <w:pPr>
        <w:pStyle w:val="Nagwek2"/>
      </w:pPr>
      <w:bookmarkStart w:id="399" w:name="_Toc157616482"/>
      <w:r>
        <w:t>Wizualne p</w:t>
      </w:r>
      <w:r w:rsidR="000D2318">
        <w:t>orównanie wyników</w:t>
      </w:r>
      <w:bookmarkEnd w:id="399"/>
    </w:p>
    <w:p w14:paraId="1DA9EE7E" w14:textId="7BE29CC2" w:rsidR="00AC453B" w:rsidRDefault="00AC453B" w:rsidP="00AC453B">
      <w:pPr>
        <w:ind w:firstLine="576"/>
        <w:jc w:val="both"/>
      </w:pPr>
      <w:bookmarkStart w:id="400" w:name="_Toc124942225"/>
      <w:bookmarkEnd w:id="400"/>
      <w:r>
        <w:t>Średnia dokładność wytrenowanych sieci osiągnęła rząd 80%, jednak najlepsze z nich przekroczyły 82%. Między architekturami InceptionResNetV2 i Xception wystąpiły nieznaczne różnice na korzyść pierwszej z nich, co zostanie szerzej opisane w następnym rozdziale. Wymienione wcześniej liczby odwołuję się do dokładności ogólnej, a nie w poszczególnych klasach. Jest to szczególnie istotne w problemach dotyczących medycyny, ponieważ nawet 100% dokładności w wykrywaniu łagodnych zmian skórnych nie czyni dobrego klasyfikatora, jeśli nie potrafił poprawnie skategoryzować zmiany złośliwej. Więcej na ten temat również znajdzie się w kolejnym rozdziale.</w:t>
      </w:r>
    </w:p>
    <w:p w14:paraId="11499DE8" w14:textId="76B88FB5" w:rsidR="00E702EE" w:rsidRDefault="00AC453B" w:rsidP="00E702EE">
      <w:pPr>
        <w:ind w:firstLine="576"/>
        <w:jc w:val="both"/>
      </w:pPr>
      <w:r>
        <w:t xml:space="preserve">Pewne wnioski wypłynęły jednak nawet zanim przeprowadzono </w:t>
      </w:r>
      <w:commentRangeStart w:id="401"/>
      <w:commentRangeStart w:id="402"/>
      <w:r>
        <w:t xml:space="preserve">statystyczne </w:t>
      </w:r>
      <w:commentRangeEnd w:id="401"/>
      <w:r w:rsidR="005F7080">
        <w:rPr>
          <w:rStyle w:val="Odwoaniedokomentarza"/>
        </w:rPr>
        <w:commentReference w:id="401"/>
      </w:r>
      <w:commentRangeEnd w:id="402"/>
      <w:r w:rsidR="007A515E">
        <w:rPr>
          <w:rStyle w:val="Odwoaniedokomentarza"/>
        </w:rPr>
        <w:commentReference w:id="402"/>
      </w:r>
      <w:r>
        <w:t>porównanie modeli. Wizualna inspekcja diagramów dokładności ujawnia pewne różnice w tym jak w poszczególnych wariacjach zmieniała się owa dokładność</w:t>
      </w:r>
      <w:r w:rsidR="00153645">
        <w:t>. Na kolejnych rysunkach pokazano najbardziej interesujące wykresy reprezentatywne dla całego zbioru:</w:t>
      </w:r>
    </w:p>
    <w:p w14:paraId="667B851E" w14:textId="77777777" w:rsidR="004E465D" w:rsidRDefault="004E465D" w:rsidP="004E465D">
      <w:pPr>
        <w:pStyle w:val="Legenda"/>
        <w:keepNext/>
        <w:jc w:val="both"/>
        <w:sectPr w:rsidR="004E465D" w:rsidSect="007338EE">
          <w:footerReference w:type="default" r:id="rId30"/>
          <w:footerReference w:type="first" r:id="rId31"/>
          <w:pgSz w:w="11906" w:h="16838"/>
          <w:pgMar w:top="1417" w:right="1417" w:bottom="1417" w:left="1417" w:header="708" w:footer="708" w:gutter="0"/>
          <w:pgNumType w:start="0"/>
          <w:cols w:space="708"/>
          <w:titlePg/>
          <w:docGrid w:linePitch="360"/>
        </w:sectPr>
      </w:pPr>
    </w:p>
    <w:p w14:paraId="1B6C3C4D" w14:textId="065E457B" w:rsidR="004E465D" w:rsidRPr="004E465D" w:rsidRDefault="004E465D" w:rsidP="004E465D">
      <w:pPr>
        <w:pStyle w:val="Legenda"/>
        <w:keepNext/>
        <w:ind w:firstLine="576"/>
        <w:jc w:val="right"/>
        <w:rPr>
          <w:i w:val="0"/>
          <w:iCs w:val="0"/>
        </w:rPr>
      </w:pPr>
      <w:r w:rsidRPr="004E465D">
        <w:rPr>
          <w:i w:val="0"/>
          <w:iCs w:val="0"/>
        </w:rPr>
        <w:lastRenderedPageBreak/>
        <w:t xml:space="preserve">Rysunek </w:t>
      </w:r>
      <w:r w:rsidRPr="004E465D">
        <w:rPr>
          <w:i w:val="0"/>
          <w:iCs w:val="0"/>
        </w:rPr>
        <w:fldChar w:fldCharType="begin"/>
      </w:r>
      <w:r w:rsidRPr="004E465D">
        <w:rPr>
          <w:i w:val="0"/>
          <w:iCs w:val="0"/>
        </w:rPr>
        <w:instrText xml:space="preserve"> SEQ Rysunek \* ARABIC </w:instrText>
      </w:r>
      <w:r w:rsidRPr="004E465D">
        <w:rPr>
          <w:i w:val="0"/>
          <w:iCs w:val="0"/>
        </w:rPr>
        <w:fldChar w:fldCharType="separate"/>
      </w:r>
      <w:ins w:id="404" w:author="Marek Małek" w:date="2024-01-31T17:31:00Z">
        <w:r w:rsidR="00FB4259">
          <w:rPr>
            <w:i w:val="0"/>
            <w:iCs w:val="0"/>
            <w:noProof/>
          </w:rPr>
          <w:t>18</w:t>
        </w:r>
      </w:ins>
      <w:del w:id="405" w:author="Marek Małek" w:date="2024-01-31T17:31:00Z">
        <w:r w:rsidR="00821019" w:rsidDel="00FB4259">
          <w:rPr>
            <w:i w:val="0"/>
            <w:iCs w:val="0"/>
            <w:noProof/>
          </w:rPr>
          <w:delText>17</w:delText>
        </w:r>
      </w:del>
      <w:r w:rsidRPr="004E465D">
        <w:rPr>
          <w:i w:val="0"/>
          <w:iCs w:val="0"/>
        </w:rPr>
        <w:fldChar w:fldCharType="end"/>
      </w:r>
    </w:p>
    <w:p w14:paraId="6B3313DC" w14:textId="77777777" w:rsidR="004E465D" w:rsidRDefault="00153645" w:rsidP="004E465D">
      <w:pPr>
        <w:keepNext/>
        <w:jc w:val="both"/>
      </w:pPr>
      <w:r>
        <w:rPr>
          <w:noProof/>
        </w:rPr>
        <w:drawing>
          <wp:inline distT="0" distB="0" distL="0" distR="0" wp14:anchorId="4748019D" wp14:editId="21C69421">
            <wp:extent cx="2686031" cy="2695575"/>
            <wp:effectExtent l="0" t="0" r="635" b="0"/>
            <wp:docPr id="1319388791" name="Obraz 6"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8791" name="Obraz 6" descr="Obraz zawierający tekst, Wykres, linia, diagram&#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2694119" cy="2703692"/>
                    </a:xfrm>
                    <a:prstGeom prst="rect">
                      <a:avLst/>
                    </a:prstGeom>
                  </pic:spPr>
                </pic:pic>
              </a:graphicData>
            </a:graphic>
          </wp:inline>
        </w:drawing>
      </w:r>
    </w:p>
    <w:p w14:paraId="76D23830" w14:textId="0C33C997" w:rsidR="004E465D" w:rsidRPr="004E465D" w:rsidRDefault="004E465D" w:rsidP="004E465D">
      <w:pPr>
        <w:pStyle w:val="Legenda"/>
        <w:jc w:val="both"/>
        <w:rPr>
          <w:i w:val="0"/>
          <w:iCs w:val="0"/>
        </w:rPr>
      </w:pPr>
      <w:r w:rsidRPr="004E465D">
        <w:rPr>
          <w:i w:val="0"/>
          <w:iCs w:val="0"/>
        </w:rPr>
        <w:t>Źródło: opracowanie własne</w:t>
      </w:r>
    </w:p>
    <w:p w14:paraId="79C28238" w14:textId="39662F23" w:rsidR="004E465D" w:rsidRPr="00B0456E" w:rsidRDefault="004E465D" w:rsidP="004E465D">
      <w:pPr>
        <w:pStyle w:val="Legenda"/>
        <w:keepNext/>
        <w:jc w:val="right"/>
        <w:rPr>
          <w:i w:val="0"/>
          <w:iCs w:val="0"/>
          <w:lang w:val="en-GB"/>
        </w:rPr>
      </w:pPr>
      <w:proofErr w:type="spellStart"/>
      <w:r w:rsidRPr="00B0456E">
        <w:rPr>
          <w:i w:val="0"/>
          <w:iCs w:val="0"/>
          <w:lang w:val="en-GB"/>
        </w:rPr>
        <w:t>Rysunek</w:t>
      </w:r>
      <w:proofErr w:type="spellEnd"/>
      <w:r w:rsidRPr="00B0456E">
        <w:rPr>
          <w:i w:val="0"/>
          <w:iCs w:val="0"/>
          <w:lang w:val="en-GB"/>
        </w:rPr>
        <w:t xml:space="preserve"> </w:t>
      </w:r>
      <w:r w:rsidRPr="004E465D">
        <w:rPr>
          <w:i w:val="0"/>
          <w:iCs w:val="0"/>
        </w:rPr>
        <w:fldChar w:fldCharType="begin"/>
      </w:r>
      <w:r w:rsidRPr="00B0456E">
        <w:rPr>
          <w:i w:val="0"/>
          <w:iCs w:val="0"/>
          <w:lang w:val="en-GB"/>
        </w:rPr>
        <w:instrText xml:space="preserve"> SEQ Rysunek \* ARABIC </w:instrText>
      </w:r>
      <w:r w:rsidRPr="004E465D">
        <w:rPr>
          <w:i w:val="0"/>
          <w:iCs w:val="0"/>
        </w:rPr>
        <w:fldChar w:fldCharType="separate"/>
      </w:r>
      <w:ins w:id="406" w:author="Marek Małek" w:date="2024-01-31T17:31:00Z">
        <w:r w:rsidR="00FB4259">
          <w:rPr>
            <w:i w:val="0"/>
            <w:iCs w:val="0"/>
            <w:noProof/>
            <w:lang w:val="en-GB"/>
          </w:rPr>
          <w:t>19</w:t>
        </w:r>
      </w:ins>
      <w:del w:id="407" w:author="Marek Małek" w:date="2024-01-31T17:31:00Z">
        <w:r w:rsidR="00821019" w:rsidDel="00FB4259">
          <w:rPr>
            <w:i w:val="0"/>
            <w:iCs w:val="0"/>
            <w:noProof/>
            <w:lang w:val="en-GB"/>
          </w:rPr>
          <w:delText>18</w:delText>
        </w:r>
      </w:del>
      <w:r w:rsidRPr="004E465D">
        <w:rPr>
          <w:i w:val="0"/>
          <w:iCs w:val="0"/>
        </w:rPr>
        <w:fldChar w:fldCharType="end"/>
      </w:r>
    </w:p>
    <w:p w14:paraId="7471E048" w14:textId="77777777" w:rsidR="004E465D" w:rsidRDefault="00153645" w:rsidP="004E465D">
      <w:pPr>
        <w:keepNext/>
        <w:jc w:val="both"/>
      </w:pPr>
      <w:r>
        <w:rPr>
          <w:noProof/>
        </w:rPr>
        <w:drawing>
          <wp:inline distT="0" distB="0" distL="0" distR="0" wp14:anchorId="3E23CD64" wp14:editId="15C123FB">
            <wp:extent cx="2695575" cy="2667000"/>
            <wp:effectExtent l="0" t="0" r="9525" b="0"/>
            <wp:docPr id="136456544" name="Obraz 8"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544" name="Obraz 8" descr="Obraz zawierający tekst, Wykres, linia, diagram&#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2713080" cy="2684319"/>
                    </a:xfrm>
                    <a:prstGeom prst="rect">
                      <a:avLst/>
                    </a:prstGeom>
                  </pic:spPr>
                </pic:pic>
              </a:graphicData>
            </a:graphic>
          </wp:inline>
        </w:drawing>
      </w:r>
    </w:p>
    <w:p w14:paraId="2BAEAB03" w14:textId="1F90AC73" w:rsidR="004E465D" w:rsidRPr="004E465D" w:rsidRDefault="004E465D" w:rsidP="004E465D">
      <w:pPr>
        <w:pStyle w:val="Legenda"/>
        <w:jc w:val="both"/>
        <w:rPr>
          <w:i w:val="0"/>
          <w:iCs w:val="0"/>
        </w:rPr>
        <w:sectPr w:rsidR="004E465D" w:rsidRPr="004E465D" w:rsidSect="007338EE">
          <w:type w:val="continuous"/>
          <w:pgSz w:w="11906" w:h="16838"/>
          <w:pgMar w:top="1417" w:right="1417" w:bottom="1417" w:left="1417" w:header="708" w:footer="708" w:gutter="0"/>
          <w:pgNumType w:start="0"/>
          <w:cols w:num="2" w:space="708"/>
          <w:titlePg/>
          <w:docGrid w:linePitch="360"/>
        </w:sectPr>
      </w:pPr>
      <w:r w:rsidRPr="004E465D">
        <w:rPr>
          <w:i w:val="0"/>
          <w:iCs w:val="0"/>
        </w:rPr>
        <w:t xml:space="preserve">Źródło: opracowanie własne </w:t>
      </w:r>
    </w:p>
    <w:p w14:paraId="0A3534E9" w14:textId="17F7910D" w:rsidR="00D643A3" w:rsidRDefault="002554BD" w:rsidP="00D643A3">
      <w:pPr>
        <w:jc w:val="both"/>
      </w:pPr>
      <w:r>
        <w:tab/>
        <w:t>Już między rysunkiem 1</w:t>
      </w:r>
      <w:del w:id="408" w:author="Marek Małek" w:date="2024-01-31T17:54:00Z">
        <w:r w:rsidDel="0035166A">
          <w:delText>3</w:delText>
        </w:r>
      </w:del>
      <w:ins w:id="409" w:author="Marek Małek" w:date="2024-01-31T17:54:00Z">
        <w:r w:rsidR="0035166A">
          <w:t>8</w:t>
        </w:r>
      </w:ins>
      <w:r>
        <w:t>, a 1</w:t>
      </w:r>
      <w:del w:id="410" w:author="Marek Małek" w:date="2024-01-31T17:54:00Z">
        <w:r w:rsidDel="0035166A">
          <w:delText>4</w:delText>
        </w:r>
      </w:del>
      <w:ins w:id="411" w:author="Marek Małek" w:date="2024-01-31T17:54:00Z">
        <w:r w:rsidR="0035166A">
          <w:t>9</w:t>
        </w:r>
      </w:ins>
      <w:r>
        <w:t xml:space="preserve"> widać pewne różnice</w:t>
      </w:r>
      <w:r w:rsidR="00605BB9">
        <w:t xml:space="preserve">. Pierwszy z nich odpowiada notebookowi o nazwie: </w:t>
      </w:r>
      <w:r w:rsidR="00605BB9" w:rsidRPr="00605BB9">
        <w:t>1_whole_model_trainable</w:t>
      </w:r>
      <w:r w:rsidR="00605BB9">
        <w:t xml:space="preserve">, a drugi: </w:t>
      </w:r>
      <w:r w:rsidR="00605BB9" w:rsidRPr="00605BB9">
        <w:t>2_only_bottom_half_layers_trainable</w:t>
      </w:r>
      <w:r w:rsidR="00605BB9">
        <w:t xml:space="preserve">. Trening, </w:t>
      </w:r>
      <w:r>
        <w:t>w którym zdecydowano się na zamrożenie części sieci wykazał się większą stabilnością wag.</w:t>
      </w:r>
      <w:r w:rsidR="00605BB9">
        <w:t xml:space="preserve"> Podobna tendencja została uwidoczniona na kilku kolejnych wykresach.</w:t>
      </w:r>
    </w:p>
    <w:p w14:paraId="35F297B8" w14:textId="09FF8F70" w:rsidR="00D643A3" w:rsidRPr="00D643A3" w:rsidRDefault="00D643A3" w:rsidP="00D643A3">
      <w:pPr>
        <w:jc w:val="both"/>
        <w:sectPr w:rsidR="00D643A3" w:rsidRPr="00D643A3" w:rsidSect="007338EE">
          <w:type w:val="continuous"/>
          <w:pgSz w:w="11906" w:h="16838"/>
          <w:pgMar w:top="1417" w:right="1417" w:bottom="1417" w:left="1417" w:header="708" w:footer="708" w:gutter="0"/>
          <w:pgNumType w:start="0"/>
          <w:cols w:space="708"/>
          <w:titlePg/>
          <w:docGrid w:linePitch="360"/>
        </w:sectPr>
      </w:pPr>
    </w:p>
    <w:p w14:paraId="35C09DA9" w14:textId="74AF02B6"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12" w:author="Marek Małek" w:date="2024-01-31T17:31:00Z">
        <w:r w:rsidR="00FB4259">
          <w:rPr>
            <w:i w:val="0"/>
            <w:iCs w:val="0"/>
            <w:noProof/>
            <w:lang w:val="en-GB"/>
          </w:rPr>
          <w:t>20</w:t>
        </w:r>
      </w:ins>
      <w:del w:id="413" w:author="Marek Małek" w:date="2024-01-31T17:31:00Z">
        <w:r w:rsidR="00821019" w:rsidDel="00FB4259">
          <w:rPr>
            <w:i w:val="0"/>
            <w:iCs w:val="0"/>
            <w:noProof/>
            <w:lang w:val="en-GB"/>
          </w:rPr>
          <w:delText>19</w:delText>
        </w:r>
      </w:del>
      <w:r w:rsidRPr="00605BB9">
        <w:rPr>
          <w:i w:val="0"/>
          <w:iCs w:val="0"/>
        </w:rPr>
        <w:fldChar w:fldCharType="end"/>
      </w:r>
    </w:p>
    <w:p w14:paraId="2B45CF2A" w14:textId="77777777" w:rsidR="00605BB9" w:rsidRDefault="00E702EE" w:rsidP="00605BB9">
      <w:pPr>
        <w:keepNext/>
        <w:jc w:val="both"/>
      </w:pPr>
      <w:r>
        <w:rPr>
          <w:noProof/>
        </w:rPr>
        <w:drawing>
          <wp:inline distT="0" distB="0" distL="0" distR="0" wp14:anchorId="535EB5F4" wp14:editId="00AEB9B0">
            <wp:extent cx="2686050" cy="2657577"/>
            <wp:effectExtent l="0" t="0" r="0" b="9525"/>
            <wp:docPr id="1194382485" name="Obraz 9"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2485" name="Obraz 9" descr="Obraz zawierający tekst, Wykres, linia, diagram&#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2747577" cy="2718451"/>
                    </a:xfrm>
                    <a:prstGeom prst="rect">
                      <a:avLst/>
                    </a:prstGeom>
                  </pic:spPr>
                </pic:pic>
              </a:graphicData>
            </a:graphic>
          </wp:inline>
        </w:drawing>
      </w:r>
    </w:p>
    <w:p w14:paraId="56FAD7B8" w14:textId="54EF95B6" w:rsidR="00605BB9" w:rsidRPr="00605BB9" w:rsidRDefault="00605BB9" w:rsidP="00605BB9">
      <w:pPr>
        <w:pStyle w:val="Legenda"/>
        <w:jc w:val="both"/>
        <w:rPr>
          <w:i w:val="0"/>
          <w:iCs w:val="0"/>
        </w:rPr>
      </w:pPr>
      <w:r w:rsidRPr="00605BB9">
        <w:rPr>
          <w:i w:val="0"/>
          <w:iCs w:val="0"/>
        </w:rPr>
        <w:t>Źródło: opracowanie własne</w:t>
      </w:r>
    </w:p>
    <w:p w14:paraId="70329CE3" w14:textId="676054BE" w:rsidR="00605BB9" w:rsidRPr="00605BB9" w:rsidRDefault="00605BB9" w:rsidP="00605BB9">
      <w:pPr>
        <w:pStyle w:val="Legenda"/>
        <w:keepNext/>
        <w:jc w:val="right"/>
        <w:rPr>
          <w:i w:val="0"/>
          <w:iCs w:val="0"/>
          <w:lang w:val="en-GB"/>
        </w:rPr>
      </w:pPr>
      <w:proofErr w:type="spellStart"/>
      <w:r w:rsidRPr="00605BB9">
        <w:rPr>
          <w:i w:val="0"/>
          <w:iCs w:val="0"/>
          <w:lang w:val="en-GB"/>
        </w:rPr>
        <w:t>Rysunek</w:t>
      </w:r>
      <w:proofErr w:type="spellEnd"/>
      <w:r w:rsidRPr="00605BB9">
        <w:rPr>
          <w:i w:val="0"/>
          <w:iCs w:val="0"/>
          <w:lang w:val="en-GB"/>
        </w:rPr>
        <w:t xml:space="preserve"> </w:t>
      </w:r>
      <w:r w:rsidRPr="00605BB9">
        <w:rPr>
          <w:i w:val="0"/>
          <w:iCs w:val="0"/>
        </w:rPr>
        <w:fldChar w:fldCharType="begin"/>
      </w:r>
      <w:r w:rsidRPr="00605BB9">
        <w:rPr>
          <w:i w:val="0"/>
          <w:iCs w:val="0"/>
          <w:lang w:val="en-GB"/>
        </w:rPr>
        <w:instrText xml:space="preserve"> SEQ Rysunek \* ARABIC </w:instrText>
      </w:r>
      <w:r w:rsidRPr="00605BB9">
        <w:rPr>
          <w:i w:val="0"/>
          <w:iCs w:val="0"/>
        </w:rPr>
        <w:fldChar w:fldCharType="separate"/>
      </w:r>
      <w:ins w:id="414" w:author="Marek Małek" w:date="2024-01-31T17:31:00Z">
        <w:r w:rsidR="00FB4259">
          <w:rPr>
            <w:i w:val="0"/>
            <w:iCs w:val="0"/>
            <w:noProof/>
            <w:lang w:val="en-GB"/>
          </w:rPr>
          <w:t>21</w:t>
        </w:r>
      </w:ins>
      <w:del w:id="415" w:author="Marek Małek" w:date="2024-01-31T17:31:00Z">
        <w:r w:rsidR="00821019" w:rsidDel="00FB4259">
          <w:rPr>
            <w:i w:val="0"/>
            <w:iCs w:val="0"/>
            <w:noProof/>
            <w:lang w:val="en-GB"/>
          </w:rPr>
          <w:delText>20</w:delText>
        </w:r>
      </w:del>
      <w:r w:rsidRPr="00605BB9">
        <w:rPr>
          <w:i w:val="0"/>
          <w:iCs w:val="0"/>
        </w:rPr>
        <w:fldChar w:fldCharType="end"/>
      </w:r>
    </w:p>
    <w:p w14:paraId="4588BCBB" w14:textId="77777777" w:rsidR="00605BB9" w:rsidRDefault="00605BB9" w:rsidP="00605BB9">
      <w:pPr>
        <w:keepNext/>
        <w:jc w:val="both"/>
      </w:pPr>
      <w:r>
        <w:rPr>
          <w:noProof/>
        </w:rPr>
        <w:drawing>
          <wp:inline distT="0" distB="0" distL="0" distR="0" wp14:anchorId="678956F7" wp14:editId="141811C6">
            <wp:extent cx="2667000" cy="2619796"/>
            <wp:effectExtent l="0" t="0" r="0" b="9525"/>
            <wp:docPr id="39919944" name="Obraz 10"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9944" name="Obraz 10" descr="Obraz zawierający tekst, Wykres, linia, diagram&#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2694825" cy="2647128"/>
                    </a:xfrm>
                    <a:prstGeom prst="rect">
                      <a:avLst/>
                    </a:prstGeom>
                  </pic:spPr>
                </pic:pic>
              </a:graphicData>
            </a:graphic>
          </wp:inline>
        </w:drawing>
      </w:r>
    </w:p>
    <w:p w14:paraId="4129A8E9" w14:textId="5D92855B" w:rsidR="00E702EE" w:rsidRPr="00605BB9" w:rsidRDefault="00605BB9" w:rsidP="00605BB9">
      <w:pPr>
        <w:pStyle w:val="Legenda"/>
        <w:jc w:val="both"/>
        <w:rPr>
          <w:i w:val="0"/>
          <w:iCs w:val="0"/>
        </w:rPr>
      </w:pPr>
      <w:r w:rsidRPr="00605BB9">
        <w:rPr>
          <w:i w:val="0"/>
          <w:iCs w:val="0"/>
        </w:rPr>
        <w:t>Źródło: opracowanie własne</w:t>
      </w:r>
    </w:p>
    <w:p w14:paraId="35F7F1AE" w14:textId="77777777" w:rsidR="00EE21EC" w:rsidRDefault="00EE21EC" w:rsidP="00EE21EC">
      <w:pPr>
        <w:sectPr w:rsidR="00EE21EC" w:rsidSect="007338EE">
          <w:type w:val="continuous"/>
          <w:pgSz w:w="11906" w:h="16838"/>
          <w:pgMar w:top="1417" w:right="1417" w:bottom="1417" w:left="1417" w:header="708" w:footer="708" w:gutter="0"/>
          <w:pgNumType w:start="0"/>
          <w:cols w:num="2" w:space="708"/>
          <w:titlePg/>
          <w:docGrid w:linePitch="360"/>
        </w:sectPr>
      </w:pPr>
    </w:p>
    <w:p w14:paraId="407AA174" w14:textId="6689EA64" w:rsidR="00EE21EC" w:rsidRDefault="00EE21EC" w:rsidP="00EE21EC">
      <w:pPr>
        <w:ind w:firstLine="708"/>
        <w:jc w:val="both"/>
      </w:pPr>
      <w:r>
        <w:t xml:space="preserve">Rysunki </w:t>
      </w:r>
      <w:del w:id="416" w:author="Marek Małek" w:date="2024-01-31T17:54:00Z">
        <w:r w:rsidDel="0035166A">
          <w:delText>15</w:delText>
        </w:r>
      </w:del>
      <w:ins w:id="417" w:author="Marek Małek" w:date="2024-01-31T17:54:00Z">
        <w:r w:rsidR="0035166A">
          <w:t>20</w:t>
        </w:r>
      </w:ins>
      <w:r>
        <w:t xml:space="preserve"> i </w:t>
      </w:r>
      <w:del w:id="418" w:author="Marek Małek" w:date="2024-01-31T17:54:00Z">
        <w:r w:rsidDel="0035166A">
          <w:delText xml:space="preserve">16 </w:delText>
        </w:r>
      </w:del>
      <w:ins w:id="419" w:author="Marek Małek" w:date="2024-01-31T17:54:00Z">
        <w:r w:rsidR="0035166A">
          <w:t>21</w:t>
        </w:r>
        <w:r w:rsidR="0035166A">
          <w:t xml:space="preserve"> </w:t>
        </w:r>
      </w:ins>
      <w:r>
        <w:t>pokazują, co stało się, kiedy dodano moduły uwagi do dwóch pierwszych sieci. Również tutaj widać, że stabilność treningu wzrosła, chociaż w pierwszym przypadku można dostrzec też pewne symptomy tzw. overfittingu.</w:t>
      </w:r>
    </w:p>
    <w:p w14:paraId="10DA3901" w14:textId="754A132F" w:rsidR="00DB7860" w:rsidRDefault="007A515E" w:rsidP="00EE21EC">
      <w:pPr>
        <w:ind w:firstLine="708"/>
        <w:jc w:val="both"/>
      </w:pPr>
      <w:ins w:id="420" w:author="Marek Małek" w:date="2024-01-31T17:49:00Z">
        <w:r>
          <w:lastRenderedPageBreak/>
          <w:t>W niniejszej pracy wygenerowano znaczną liczbę wykresów ilustrujących ró</w:t>
        </w:r>
      </w:ins>
      <w:ins w:id="421" w:author="Marek Małek" w:date="2024-01-31T17:50:00Z">
        <w:r>
          <w:t xml:space="preserve">żne aspekty przeprowadzonych eksperymentów. Jednakże, z uwagi na ich podobieństwo do wykresów już zaprezentowanych, postanowiono </w:t>
        </w:r>
      </w:ins>
      <w:ins w:id="422" w:author="Marek Małek" w:date="2024-01-31T17:51:00Z">
        <w:r>
          <w:t xml:space="preserve">skupić się na najistotniejszych. Zaobserwowano wyraźną tendencję, zgodnie z którą kolejne modyfikacje, takie jak alternatywna inicjalizacja hiperparametrów czy centrowanie próbek, przyczyniały się do </w:t>
        </w:r>
      </w:ins>
      <w:ins w:id="423" w:author="Marek Małek" w:date="2024-01-31T17:52:00Z">
        <w:r>
          <w:t>nieznacznego wzrostu skuteczności modeli. Ponadto, włączenie modułu uwagi skutkowało stabilizacją procesu uczenia, co stanowi dowód na to, że jego zastosowanie pozwala na lepszą adaptację sieci neuronowej do danych, poprzez zminimalizowanie dopasowywania się do szumu i efektywnie</w:t>
        </w:r>
      </w:ins>
      <w:ins w:id="424" w:author="Marek Małek" w:date="2024-01-31T17:53:00Z">
        <w:r>
          <w:t>jsze wychwytywanie ważnych informacji.</w:t>
        </w:r>
      </w:ins>
      <w:commentRangeStart w:id="425"/>
      <w:del w:id="426" w:author="Marek Małek" w:date="2024-01-31T17:53:00Z">
        <w:r w:rsidR="00DB7860" w:rsidDel="008F0CAC">
          <w:delText xml:space="preserve">Wygenerowano znacznie więcej tego typu wykresów, jednak kolejne przypominają </w:delText>
        </w:r>
        <w:r w:rsidR="00DA797E" w:rsidDel="008F0CAC">
          <w:delText>te</w:delText>
        </w:r>
        <w:r w:rsidR="00DB7860" w:rsidDel="008F0CAC">
          <w:delText xml:space="preserve"> już pokazane. Tendencja była dość jasna – kolejne usprawnienia, </w:delText>
        </w:r>
        <w:r w:rsidR="00DA797E" w:rsidDel="008F0CAC">
          <w:delText xml:space="preserve">w rodzaju </w:delText>
        </w:r>
        <w:r w:rsidR="00DB7860" w:rsidDel="008F0CAC">
          <w:delText>alternatywn</w:delText>
        </w:r>
        <w:r w:rsidR="00DA797E" w:rsidDel="008F0CAC">
          <w:delText>ej</w:delText>
        </w:r>
        <w:r w:rsidR="00DB7860" w:rsidDel="008F0CAC">
          <w:delText xml:space="preserve"> inicjalizacj</w:delText>
        </w:r>
        <w:r w:rsidR="00DA797E" w:rsidDel="008F0CAC">
          <w:delText>i</w:delText>
        </w:r>
        <w:r w:rsidR="00DB7860" w:rsidDel="008F0CAC">
          <w:delText xml:space="preserve"> hiperparametrów, czy centrowani</w:delText>
        </w:r>
        <w:r w:rsidR="00DA797E" w:rsidDel="008F0CAC">
          <w:delText>a</w:delText>
        </w:r>
        <w:r w:rsidR="00DB7860" w:rsidDel="008F0CAC">
          <w:delText xml:space="preserve"> próbki podnosiły nieznacznie skuteczność, natomiast dodawanie modułu uwagi stabilizowało trening, dowodząc tym samym, że przy jego użyciu sieci rzeczywiście mniej dopasowują się do szumu, i lepiej wychwytują bardziej istotne </w:delText>
        </w:r>
        <w:commentRangeEnd w:id="425"/>
        <w:r w:rsidR="005F7080" w:rsidDel="008F0CAC">
          <w:rPr>
            <w:rStyle w:val="Odwoaniedokomentarza"/>
          </w:rPr>
          <w:commentReference w:id="425"/>
        </w:r>
        <w:r w:rsidR="00DB7860" w:rsidDel="008F0CAC">
          <w:delText>informacje.</w:delText>
        </w:r>
      </w:del>
    </w:p>
    <w:p w14:paraId="1E781F25" w14:textId="3BAB013E" w:rsidR="001E24B7" w:rsidRDefault="001E24B7" w:rsidP="00EE21EC">
      <w:pPr>
        <w:ind w:firstLine="708"/>
        <w:jc w:val="both"/>
      </w:pPr>
      <w:r>
        <w:t>Jeśli chodzi o architekturę Xception, to dzięki wizualnej inspekcji jej wykresów zauważono, że znacznie częściej od InceptionResNetV2</w:t>
      </w:r>
      <w:r w:rsidRPr="001E24B7">
        <w:t xml:space="preserve"> </w:t>
      </w:r>
      <w:r>
        <w:t>występ</w:t>
      </w:r>
      <w:r w:rsidR="00896968">
        <w:t>owało</w:t>
      </w:r>
      <w:r>
        <w:t xml:space="preserve"> w niej zjawisko overfittingu. Diagramy sugerowały także nieco lepszą skuteczność, </w:t>
      </w:r>
      <w:r w:rsidR="007804B3">
        <w:t xml:space="preserve">jednak </w:t>
      </w:r>
      <w:r>
        <w:t>ogólna niestabilność treningu</w:t>
      </w:r>
      <w:r w:rsidR="007804B3">
        <w:t xml:space="preserve"> oraz overfitting</w:t>
      </w:r>
      <w:r>
        <w:t xml:space="preserve"> mogł</w:t>
      </w:r>
      <w:r w:rsidR="007804B3">
        <w:t>y</w:t>
      </w:r>
      <w:r>
        <w:t xml:space="preserve"> prowadzić do wniosku, że w ostatecznym rozrachunku dokładność tej architektury będzie gorsza.</w:t>
      </w:r>
      <w:r w:rsidR="00F31DA7">
        <w:t xml:space="preserve"> Modele z tej rodziny także kilkukrotnie utknęły w tzw. minimum lokalnym, nie ucząc się od początku żadnych reprezentacji.</w:t>
      </w:r>
      <w:r w:rsidR="00896968">
        <w:t xml:space="preserve"> Ostatni rysunek pokazuje wykres krzywej dokładności z treningu sieci Xception, w której użyto jedynie centrowania próbki i wynik ten okazał się najlepszy spośród </w:t>
      </w:r>
      <w:r w:rsidR="006E4CCB">
        <w:t xml:space="preserve">wszystkich jej </w:t>
      </w:r>
      <w:r w:rsidR="00896968">
        <w:t>wariacji.</w:t>
      </w:r>
    </w:p>
    <w:p w14:paraId="386B8930" w14:textId="77777777" w:rsidR="00B813B6" w:rsidRDefault="00B813B6" w:rsidP="00B813B6">
      <w:pPr>
        <w:pStyle w:val="Legenda"/>
        <w:keepNext/>
        <w:jc w:val="both"/>
        <w:sectPr w:rsidR="00B813B6" w:rsidSect="007338EE">
          <w:type w:val="continuous"/>
          <w:pgSz w:w="11906" w:h="16838"/>
          <w:pgMar w:top="1417" w:right="1417" w:bottom="1417" w:left="1417" w:header="708" w:footer="708" w:gutter="0"/>
          <w:pgNumType w:start="25"/>
          <w:cols w:space="708"/>
          <w:titlePg/>
          <w:docGrid w:linePitch="360"/>
        </w:sectPr>
      </w:pPr>
    </w:p>
    <w:p w14:paraId="7E528090" w14:textId="3D7D40A7"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7" w:author="Marek Małek" w:date="2024-01-31T17:31:00Z">
        <w:r w:rsidR="00FB4259">
          <w:rPr>
            <w:i w:val="0"/>
            <w:iCs w:val="0"/>
            <w:noProof/>
          </w:rPr>
          <w:t>22</w:t>
        </w:r>
      </w:ins>
      <w:del w:id="428" w:author="Marek Małek" w:date="2024-01-31T17:31:00Z">
        <w:r w:rsidR="00821019" w:rsidDel="00FB4259">
          <w:rPr>
            <w:i w:val="0"/>
            <w:iCs w:val="0"/>
            <w:noProof/>
          </w:rPr>
          <w:delText>21</w:delText>
        </w:r>
      </w:del>
      <w:r w:rsidRPr="00B813B6">
        <w:rPr>
          <w:i w:val="0"/>
          <w:iCs w:val="0"/>
        </w:rPr>
        <w:fldChar w:fldCharType="end"/>
      </w:r>
    </w:p>
    <w:p w14:paraId="153BD517" w14:textId="77777777" w:rsidR="00B813B6" w:rsidRDefault="00B813B6" w:rsidP="00B813B6">
      <w:pPr>
        <w:keepNext/>
        <w:jc w:val="both"/>
      </w:pPr>
      <w:r>
        <w:rPr>
          <w:noProof/>
        </w:rPr>
        <w:drawing>
          <wp:inline distT="0" distB="0" distL="0" distR="0" wp14:anchorId="4A40A559" wp14:editId="66F10127">
            <wp:extent cx="2695677" cy="2686050"/>
            <wp:effectExtent l="0" t="0" r="9525" b="0"/>
            <wp:docPr id="1713953983" name="Obraz 10"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3983" name="Obraz 10" descr="Obraz zawierający tekst, linia, Wykres, diagram&#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2695677" cy="2686050"/>
                    </a:xfrm>
                    <a:prstGeom prst="rect">
                      <a:avLst/>
                    </a:prstGeom>
                  </pic:spPr>
                </pic:pic>
              </a:graphicData>
            </a:graphic>
          </wp:inline>
        </w:drawing>
      </w:r>
    </w:p>
    <w:p w14:paraId="09D3A3CA" w14:textId="55EC6D56" w:rsidR="00B813B6" w:rsidRPr="00B813B6" w:rsidRDefault="00B813B6" w:rsidP="00B813B6">
      <w:pPr>
        <w:pStyle w:val="Legenda"/>
        <w:jc w:val="both"/>
        <w:rPr>
          <w:i w:val="0"/>
          <w:iCs w:val="0"/>
        </w:rPr>
      </w:pPr>
      <w:r w:rsidRPr="00B813B6">
        <w:rPr>
          <w:i w:val="0"/>
          <w:iCs w:val="0"/>
        </w:rPr>
        <w:t>Źródło: opracowanie własne</w:t>
      </w:r>
    </w:p>
    <w:p w14:paraId="173F2A51" w14:textId="34714398"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29" w:author="Marek Małek" w:date="2024-01-31T17:31:00Z">
        <w:r w:rsidR="00FB4259">
          <w:rPr>
            <w:i w:val="0"/>
            <w:iCs w:val="0"/>
            <w:noProof/>
          </w:rPr>
          <w:t>23</w:t>
        </w:r>
      </w:ins>
      <w:del w:id="430" w:author="Marek Małek" w:date="2024-01-31T17:31:00Z">
        <w:r w:rsidR="00821019" w:rsidDel="00FB4259">
          <w:rPr>
            <w:i w:val="0"/>
            <w:iCs w:val="0"/>
            <w:noProof/>
          </w:rPr>
          <w:delText>22</w:delText>
        </w:r>
      </w:del>
      <w:r w:rsidRPr="00B813B6">
        <w:rPr>
          <w:i w:val="0"/>
          <w:iCs w:val="0"/>
        </w:rPr>
        <w:fldChar w:fldCharType="end"/>
      </w:r>
    </w:p>
    <w:p w14:paraId="14CD1DC5" w14:textId="77777777" w:rsidR="00B813B6" w:rsidRDefault="00B813B6" w:rsidP="00B813B6">
      <w:pPr>
        <w:keepNext/>
        <w:jc w:val="both"/>
      </w:pPr>
      <w:r>
        <w:rPr>
          <w:noProof/>
        </w:rPr>
        <w:drawing>
          <wp:inline distT="0" distB="0" distL="0" distR="0" wp14:anchorId="6EB21AA2" wp14:editId="79A88C4D">
            <wp:extent cx="2676525" cy="2597117"/>
            <wp:effectExtent l="0" t="0" r="0" b="0"/>
            <wp:docPr id="389342331" name="Obraz 1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42331" name="Obraz 11" descr="Obraz zawierający tekst, Wykres, linia, diagram&#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2679785" cy="2600281"/>
                    </a:xfrm>
                    <a:prstGeom prst="rect">
                      <a:avLst/>
                    </a:prstGeom>
                  </pic:spPr>
                </pic:pic>
              </a:graphicData>
            </a:graphic>
          </wp:inline>
        </w:drawing>
      </w:r>
    </w:p>
    <w:p w14:paraId="43C335CD" w14:textId="25A6C4E4" w:rsidR="00B813B6" w:rsidRPr="00B813B6" w:rsidRDefault="00B813B6" w:rsidP="00B813B6">
      <w:pPr>
        <w:pStyle w:val="Legenda"/>
        <w:jc w:val="both"/>
        <w:rPr>
          <w:i w:val="0"/>
          <w:iCs w:val="0"/>
        </w:rPr>
      </w:pPr>
      <w:r w:rsidRPr="00B813B6">
        <w:rPr>
          <w:i w:val="0"/>
          <w:iCs w:val="0"/>
        </w:rPr>
        <w:t>Źródło: opracowanie własne</w:t>
      </w:r>
    </w:p>
    <w:p w14:paraId="32F3D616" w14:textId="7E97C7CB" w:rsidR="00B813B6" w:rsidRPr="00B813B6" w:rsidRDefault="00B813B6" w:rsidP="00B813B6">
      <w:pPr>
        <w:pStyle w:val="Legenda"/>
        <w:keepNext/>
        <w:jc w:val="right"/>
        <w:rPr>
          <w:i w:val="0"/>
          <w:iCs w:val="0"/>
        </w:rPr>
      </w:pPr>
      <w:r w:rsidRPr="00B813B6">
        <w:rPr>
          <w:i w:val="0"/>
          <w:iCs w:val="0"/>
        </w:rPr>
        <w:lastRenderedPageBreak/>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31" w:author="Marek Małek" w:date="2024-01-31T17:31:00Z">
        <w:r w:rsidR="00FB4259">
          <w:rPr>
            <w:i w:val="0"/>
            <w:iCs w:val="0"/>
            <w:noProof/>
          </w:rPr>
          <w:t>24</w:t>
        </w:r>
      </w:ins>
      <w:del w:id="432" w:author="Marek Małek" w:date="2024-01-31T17:31:00Z">
        <w:r w:rsidR="00821019" w:rsidDel="00FB4259">
          <w:rPr>
            <w:i w:val="0"/>
            <w:iCs w:val="0"/>
            <w:noProof/>
          </w:rPr>
          <w:delText>23</w:delText>
        </w:r>
      </w:del>
      <w:r w:rsidRPr="00B813B6">
        <w:rPr>
          <w:i w:val="0"/>
          <w:iCs w:val="0"/>
        </w:rPr>
        <w:fldChar w:fldCharType="end"/>
      </w:r>
    </w:p>
    <w:p w14:paraId="7E51A902" w14:textId="77777777" w:rsidR="00B813B6" w:rsidRDefault="00B813B6" w:rsidP="00B813B6">
      <w:pPr>
        <w:keepNext/>
        <w:jc w:val="both"/>
      </w:pPr>
      <w:r>
        <w:rPr>
          <w:noProof/>
        </w:rPr>
        <w:drawing>
          <wp:inline distT="0" distB="0" distL="0" distR="0" wp14:anchorId="603FAC9A" wp14:editId="2F15DA87">
            <wp:extent cx="2647950" cy="2591909"/>
            <wp:effectExtent l="0" t="0" r="0" b="0"/>
            <wp:docPr id="2061683452" name="Obraz 12"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3452" name="Obraz 12" descr="Obraz zawierający tekst, linia, Wykres, diagram&#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2658728" cy="2602459"/>
                    </a:xfrm>
                    <a:prstGeom prst="rect">
                      <a:avLst/>
                    </a:prstGeom>
                  </pic:spPr>
                </pic:pic>
              </a:graphicData>
            </a:graphic>
          </wp:inline>
        </w:drawing>
      </w:r>
    </w:p>
    <w:p w14:paraId="1C2C9EBA" w14:textId="4E7AB97C" w:rsidR="00B813B6" w:rsidRPr="00B813B6" w:rsidRDefault="00B813B6" w:rsidP="00B813B6">
      <w:pPr>
        <w:pStyle w:val="Legenda"/>
        <w:jc w:val="both"/>
        <w:rPr>
          <w:i w:val="0"/>
          <w:iCs w:val="0"/>
        </w:rPr>
      </w:pPr>
      <w:r w:rsidRPr="00B813B6">
        <w:rPr>
          <w:i w:val="0"/>
          <w:iCs w:val="0"/>
        </w:rPr>
        <w:t>Źródło: opracowanie własne</w:t>
      </w:r>
    </w:p>
    <w:p w14:paraId="76D1F419" w14:textId="3DE58824" w:rsidR="00B813B6" w:rsidRPr="00B813B6" w:rsidRDefault="00B813B6" w:rsidP="00B813B6">
      <w:pPr>
        <w:pStyle w:val="Legenda"/>
        <w:keepNext/>
        <w:jc w:val="right"/>
        <w:rPr>
          <w:i w:val="0"/>
          <w:iCs w:val="0"/>
        </w:rPr>
      </w:pPr>
      <w:r w:rsidRPr="00B813B6">
        <w:rPr>
          <w:i w:val="0"/>
          <w:iCs w:val="0"/>
        </w:rPr>
        <w:t xml:space="preserve">Rysunek </w:t>
      </w:r>
      <w:r w:rsidRPr="00B813B6">
        <w:rPr>
          <w:i w:val="0"/>
          <w:iCs w:val="0"/>
        </w:rPr>
        <w:fldChar w:fldCharType="begin"/>
      </w:r>
      <w:r w:rsidRPr="00B813B6">
        <w:rPr>
          <w:i w:val="0"/>
          <w:iCs w:val="0"/>
        </w:rPr>
        <w:instrText xml:space="preserve"> SEQ Rysunek \* ARABIC </w:instrText>
      </w:r>
      <w:r w:rsidRPr="00B813B6">
        <w:rPr>
          <w:i w:val="0"/>
          <w:iCs w:val="0"/>
        </w:rPr>
        <w:fldChar w:fldCharType="separate"/>
      </w:r>
      <w:ins w:id="433" w:author="Marek Małek" w:date="2024-01-31T17:31:00Z">
        <w:r w:rsidR="00FB4259">
          <w:rPr>
            <w:i w:val="0"/>
            <w:iCs w:val="0"/>
            <w:noProof/>
          </w:rPr>
          <w:t>25</w:t>
        </w:r>
      </w:ins>
      <w:del w:id="434" w:author="Marek Małek" w:date="2024-01-31T17:31:00Z">
        <w:r w:rsidR="00821019" w:rsidDel="00FB4259">
          <w:rPr>
            <w:i w:val="0"/>
            <w:iCs w:val="0"/>
            <w:noProof/>
          </w:rPr>
          <w:delText>24</w:delText>
        </w:r>
      </w:del>
      <w:r w:rsidRPr="00B813B6">
        <w:rPr>
          <w:i w:val="0"/>
          <w:iCs w:val="0"/>
        </w:rPr>
        <w:fldChar w:fldCharType="end"/>
      </w:r>
    </w:p>
    <w:p w14:paraId="5B48622F" w14:textId="77777777" w:rsidR="00B813B6" w:rsidRDefault="00B813B6" w:rsidP="00B813B6">
      <w:pPr>
        <w:keepNext/>
        <w:jc w:val="both"/>
      </w:pPr>
      <w:r>
        <w:rPr>
          <w:noProof/>
        </w:rPr>
        <w:drawing>
          <wp:inline distT="0" distB="0" distL="0" distR="0" wp14:anchorId="49069757" wp14:editId="60E5F47D">
            <wp:extent cx="2638425" cy="2610357"/>
            <wp:effectExtent l="0" t="0" r="0" b="0"/>
            <wp:docPr id="1794127414" name="Obraz 13"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7414" name="Obraz 13" descr="Obraz zawierający tekst, Wykres, linia, diagram&#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2656308" cy="2628049"/>
                    </a:xfrm>
                    <a:prstGeom prst="rect">
                      <a:avLst/>
                    </a:prstGeom>
                  </pic:spPr>
                </pic:pic>
              </a:graphicData>
            </a:graphic>
          </wp:inline>
        </w:drawing>
      </w:r>
    </w:p>
    <w:p w14:paraId="07663858" w14:textId="2EE83AC7" w:rsidR="00B813B6" w:rsidRPr="00B813B6" w:rsidRDefault="00B813B6" w:rsidP="00B813B6">
      <w:pPr>
        <w:pStyle w:val="Legenda"/>
        <w:jc w:val="both"/>
        <w:rPr>
          <w:i w:val="0"/>
          <w:iCs w:val="0"/>
        </w:rPr>
      </w:pPr>
      <w:r w:rsidRPr="00B813B6">
        <w:rPr>
          <w:i w:val="0"/>
          <w:iCs w:val="0"/>
        </w:rPr>
        <w:t>Źródło: opracowanie własne</w:t>
      </w:r>
    </w:p>
    <w:p w14:paraId="107ABADA" w14:textId="77777777" w:rsidR="00B813B6" w:rsidRDefault="00B813B6" w:rsidP="00B813B6">
      <w:pPr>
        <w:jc w:val="both"/>
        <w:sectPr w:rsidR="00B813B6" w:rsidSect="007338EE">
          <w:type w:val="continuous"/>
          <w:pgSz w:w="11906" w:h="16838"/>
          <w:pgMar w:top="1417" w:right="1417" w:bottom="1417" w:left="1417" w:header="708" w:footer="708" w:gutter="0"/>
          <w:pgNumType w:start="26"/>
          <w:cols w:num="2" w:space="708"/>
          <w:titlePg/>
          <w:docGrid w:linePitch="360"/>
        </w:sectPr>
      </w:pPr>
    </w:p>
    <w:p w14:paraId="700404B2" w14:textId="06917ABA" w:rsidR="001C3331" w:rsidRDefault="001C3331" w:rsidP="001C3331">
      <w:pPr>
        <w:ind w:firstLine="708"/>
        <w:jc w:val="both"/>
      </w:pPr>
      <w:r>
        <w:t xml:space="preserve">Rysunek </w:t>
      </w:r>
      <w:del w:id="435" w:author="Marek Małek" w:date="2024-01-31T17:54:00Z">
        <w:r w:rsidDel="0035166A">
          <w:delText xml:space="preserve">21 </w:delText>
        </w:r>
      </w:del>
      <w:ins w:id="436" w:author="Marek Małek" w:date="2024-01-31T17:54:00Z">
        <w:r w:rsidR="0035166A">
          <w:t>22</w:t>
        </w:r>
        <w:r w:rsidR="0035166A">
          <w:t xml:space="preserve"> </w:t>
        </w:r>
      </w:ins>
      <w:r>
        <w:t xml:space="preserve">pokazuje jeden z wykresów modelu bez usprawnień – ta wariacja najczęściej nie osiągała zbieżności. Na rysunku </w:t>
      </w:r>
      <w:del w:id="437" w:author="Marek Małek" w:date="2024-01-31T17:55:00Z">
        <w:r w:rsidDel="0035166A">
          <w:delText xml:space="preserve">22 </w:delText>
        </w:r>
      </w:del>
      <w:ins w:id="438" w:author="Marek Małek" w:date="2024-01-31T17:55:00Z">
        <w:r w:rsidR="0035166A">
          <w:t>23</w:t>
        </w:r>
        <w:r w:rsidR="0035166A">
          <w:t xml:space="preserve"> </w:t>
        </w:r>
      </w:ins>
      <w:r>
        <w:t>widać charakterystyczny dla całej rodziny Xception (w problemie zbioru danych HAM10000) overfitting. Na kolejnych dwóch ilustracjach ten problem również jest dość jaskrawy, jednak nieco mniej, niż na poprzedniej.</w:t>
      </w:r>
      <w:r w:rsidR="00821019">
        <w:t xml:space="preserve"> Co ciekawe, użycie samych wag klas, sprawiło że podczas niektórych uruchomień trening był bardzo niestabilny, natomiast użycie ich razem z nadaniem wartości </w:t>
      </w:r>
      <w:proofErr w:type="spellStart"/>
      <w:r w:rsidR="00821019">
        <w:t>hiperparametrowi</w:t>
      </w:r>
      <w:proofErr w:type="spellEnd"/>
      <w:r w:rsidR="00821019">
        <w:t xml:space="preserve"> </w:t>
      </w:r>
      <w:proofErr w:type="spellStart"/>
      <w:r w:rsidR="00821019">
        <w:t>initial</w:t>
      </w:r>
      <w:proofErr w:type="spellEnd"/>
      <w:r w:rsidR="00821019">
        <w:t xml:space="preserve"> </w:t>
      </w:r>
      <w:proofErr w:type="spellStart"/>
      <w:r w:rsidR="00821019">
        <w:t>bias</w:t>
      </w:r>
      <w:proofErr w:type="spellEnd"/>
      <w:r w:rsidR="00821019">
        <w:t>, zdołało nieco trening ustabilizować.</w:t>
      </w:r>
    </w:p>
    <w:p w14:paraId="75CC555D" w14:textId="6D363408" w:rsidR="00821019" w:rsidRPr="00821019" w:rsidRDefault="00821019" w:rsidP="00821019">
      <w:pPr>
        <w:pStyle w:val="Legenda"/>
        <w:keepNext/>
        <w:ind w:left="4248"/>
        <w:rPr>
          <w:i w:val="0"/>
          <w:iCs w:val="0"/>
        </w:rPr>
      </w:pPr>
      <w:r>
        <w:rPr>
          <w:i w:val="0"/>
          <w:iCs w:val="0"/>
        </w:rPr>
        <w:t xml:space="preserve">     </w:t>
      </w:r>
      <w:r w:rsidRPr="00821019">
        <w:rPr>
          <w:i w:val="0"/>
          <w:iCs w:val="0"/>
        </w:rPr>
        <w:t xml:space="preserve">Rysunek </w:t>
      </w:r>
      <w:r w:rsidRPr="00821019">
        <w:rPr>
          <w:i w:val="0"/>
          <w:iCs w:val="0"/>
        </w:rPr>
        <w:fldChar w:fldCharType="begin"/>
      </w:r>
      <w:r w:rsidRPr="00821019">
        <w:rPr>
          <w:i w:val="0"/>
          <w:iCs w:val="0"/>
        </w:rPr>
        <w:instrText xml:space="preserve"> SEQ Rysunek \* ARABIC </w:instrText>
      </w:r>
      <w:r w:rsidRPr="00821019">
        <w:rPr>
          <w:i w:val="0"/>
          <w:iCs w:val="0"/>
        </w:rPr>
        <w:fldChar w:fldCharType="separate"/>
      </w:r>
      <w:ins w:id="439" w:author="Marek Małek" w:date="2024-01-31T17:31:00Z">
        <w:r w:rsidR="00FB4259">
          <w:rPr>
            <w:i w:val="0"/>
            <w:iCs w:val="0"/>
            <w:noProof/>
          </w:rPr>
          <w:t>26</w:t>
        </w:r>
      </w:ins>
      <w:del w:id="440" w:author="Marek Małek" w:date="2024-01-31T17:31:00Z">
        <w:r w:rsidRPr="00821019" w:rsidDel="00FB4259">
          <w:rPr>
            <w:i w:val="0"/>
            <w:iCs w:val="0"/>
            <w:noProof/>
          </w:rPr>
          <w:delText>25</w:delText>
        </w:r>
      </w:del>
      <w:r w:rsidRPr="00821019">
        <w:rPr>
          <w:i w:val="0"/>
          <w:iCs w:val="0"/>
        </w:rPr>
        <w:fldChar w:fldCharType="end"/>
      </w:r>
    </w:p>
    <w:p w14:paraId="56AC9467" w14:textId="77777777" w:rsidR="00821019" w:rsidRDefault="00821019" w:rsidP="00821019">
      <w:pPr>
        <w:keepNext/>
        <w:jc w:val="both"/>
      </w:pPr>
      <w:r>
        <w:rPr>
          <w:noProof/>
        </w:rPr>
        <w:drawing>
          <wp:inline distT="0" distB="0" distL="0" distR="0" wp14:anchorId="0952EE3F" wp14:editId="3F807A3D">
            <wp:extent cx="3393818" cy="3333750"/>
            <wp:effectExtent l="0" t="0" r="0" b="0"/>
            <wp:docPr id="1946085655" name="Obraz 15"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85655" name="Obraz 15" descr="Obraz zawierający tekst, Wykres, linia, diagram&#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3405017" cy="3344751"/>
                    </a:xfrm>
                    <a:prstGeom prst="rect">
                      <a:avLst/>
                    </a:prstGeom>
                  </pic:spPr>
                </pic:pic>
              </a:graphicData>
            </a:graphic>
          </wp:inline>
        </w:drawing>
      </w:r>
    </w:p>
    <w:p w14:paraId="1E074E9A" w14:textId="38A32476" w:rsidR="00821019" w:rsidRPr="000E7DAF" w:rsidRDefault="00821019" w:rsidP="00821019">
      <w:pPr>
        <w:pStyle w:val="Legenda"/>
        <w:jc w:val="both"/>
        <w:rPr>
          <w:i w:val="0"/>
          <w:iCs w:val="0"/>
        </w:rPr>
      </w:pPr>
      <w:r w:rsidRPr="000E7DAF">
        <w:rPr>
          <w:i w:val="0"/>
          <w:iCs w:val="0"/>
        </w:rPr>
        <w:t>Źródło: opracowanie własne</w:t>
      </w:r>
    </w:p>
    <w:p w14:paraId="24550151" w14:textId="2C9EF261" w:rsidR="004D7007" w:rsidRPr="00670348" w:rsidRDefault="004D7007" w:rsidP="004D7007">
      <w:pPr>
        <w:pStyle w:val="Nagwek1"/>
        <w:numPr>
          <w:ilvl w:val="0"/>
          <w:numId w:val="0"/>
        </w:numPr>
        <w:ind w:left="708"/>
        <w:jc w:val="center"/>
      </w:pPr>
      <w:bookmarkStart w:id="441" w:name="_Toc157616483"/>
      <w:r w:rsidRPr="00670348">
        <w:lastRenderedPageBreak/>
        <w:t xml:space="preserve">Rozdział </w:t>
      </w:r>
      <w:r w:rsidR="00E46564">
        <w:t xml:space="preserve">4 </w:t>
      </w:r>
      <w:r w:rsidR="00A02FE7">
        <w:t>–</w:t>
      </w:r>
      <w:r w:rsidR="00E46564">
        <w:t xml:space="preserve"> </w:t>
      </w:r>
      <w:r w:rsidR="00D2169A">
        <w:t>Statystyczna Analiza Porównawcza</w:t>
      </w:r>
      <w:bookmarkEnd w:id="441"/>
    </w:p>
    <w:p w14:paraId="36701360" w14:textId="77777777" w:rsidR="004D7007" w:rsidRPr="004D7007" w:rsidRDefault="004D7007" w:rsidP="004D7007">
      <w:pPr>
        <w:pStyle w:val="Akapitzlist"/>
        <w:keepNext/>
        <w:pageBreakBefore/>
        <w:numPr>
          <w:ilvl w:val="0"/>
          <w:numId w:val="1"/>
        </w:numPr>
        <w:spacing w:before="240" w:after="60"/>
        <w:contextualSpacing w:val="0"/>
        <w:outlineLvl w:val="0"/>
        <w:rPr>
          <w:b/>
          <w:bCs/>
          <w:vanish/>
          <w:kern w:val="32"/>
          <w:sz w:val="28"/>
          <w:szCs w:val="32"/>
        </w:rPr>
      </w:pPr>
      <w:bookmarkStart w:id="442" w:name="_Toc124942426"/>
      <w:bookmarkStart w:id="443" w:name="_Toc124942445"/>
      <w:bookmarkStart w:id="444" w:name="_Toc124960782"/>
      <w:bookmarkStart w:id="445" w:name="_Toc143926325"/>
      <w:bookmarkStart w:id="446" w:name="_Toc143968479"/>
      <w:bookmarkStart w:id="447" w:name="_Toc154596690"/>
      <w:bookmarkStart w:id="448" w:name="_Toc154646463"/>
      <w:bookmarkStart w:id="449" w:name="_Toc154646719"/>
      <w:bookmarkStart w:id="450" w:name="_Toc154774743"/>
      <w:bookmarkStart w:id="451" w:name="_Toc154774785"/>
      <w:bookmarkStart w:id="452" w:name="_Toc154775100"/>
      <w:bookmarkStart w:id="453" w:name="_Toc154777786"/>
      <w:bookmarkStart w:id="454" w:name="_Toc154777863"/>
      <w:bookmarkStart w:id="455" w:name="_Toc154777959"/>
      <w:bookmarkStart w:id="456" w:name="_Toc154778281"/>
      <w:bookmarkStart w:id="457" w:name="_Toc154778308"/>
      <w:bookmarkStart w:id="458" w:name="_Toc154778335"/>
      <w:bookmarkStart w:id="459" w:name="_Toc154851574"/>
      <w:bookmarkStart w:id="460" w:name="_Toc154851601"/>
      <w:bookmarkStart w:id="461" w:name="_Toc154912663"/>
      <w:bookmarkStart w:id="462" w:name="_Toc154913420"/>
      <w:bookmarkStart w:id="463" w:name="_Toc154915940"/>
      <w:bookmarkStart w:id="464" w:name="_Toc154916234"/>
      <w:bookmarkStart w:id="465" w:name="_Toc154916426"/>
      <w:bookmarkStart w:id="466" w:name="_Toc154918531"/>
      <w:bookmarkStart w:id="467" w:name="_Toc154918625"/>
      <w:bookmarkStart w:id="468" w:name="_Toc154923558"/>
      <w:bookmarkStart w:id="469" w:name="_Toc154923636"/>
      <w:bookmarkStart w:id="470" w:name="_Toc15761648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037975BE" w14:textId="34B73B0B" w:rsidR="004B110E" w:rsidRDefault="003E724F" w:rsidP="008217A1">
      <w:pPr>
        <w:pStyle w:val="Nagwek2"/>
      </w:pPr>
      <w:bookmarkStart w:id="471" w:name="_Toc157616485"/>
      <w:r>
        <w:t>Opis procesu wyboru najlepszej instancji InceptionResNetV2</w:t>
      </w:r>
      <w:bookmarkEnd w:id="471"/>
    </w:p>
    <w:p w14:paraId="71F61BC0" w14:textId="7F087F07" w:rsidR="003E724F" w:rsidRDefault="003E724F" w:rsidP="003E724F">
      <w:pPr>
        <w:pStyle w:val="Nagwek2"/>
      </w:pPr>
      <w:bookmarkStart w:id="472" w:name="_Toc157616486"/>
      <w:r>
        <w:t>Opis procesu wyboru najlepszej instancji Xception</w:t>
      </w:r>
      <w:bookmarkEnd w:id="472"/>
    </w:p>
    <w:p w14:paraId="641EB346" w14:textId="6A2BACB1" w:rsidR="00E402CE" w:rsidRPr="00E402CE" w:rsidRDefault="00E402CE" w:rsidP="00E402CE">
      <w:pPr>
        <w:pStyle w:val="Nagwek2"/>
      </w:pPr>
      <w:bookmarkStart w:id="473" w:name="_Toc157616487"/>
      <w:r>
        <w:t>Porównanie wyników</w:t>
      </w:r>
      <w:bookmarkEnd w:id="473"/>
    </w:p>
    <w:p w14:paraId="11DE1570" w14:textId="77777777" w:rsidR="004B3DD7" w:rsidRDefault="004B3DD7">
      <w:pPr>
        <w:spacing w:after="160" w:line="259" w:lineRule="auto"/>
      </w:pPr>
      <w:r>
        <w:br w:type="page"/>
      </w:r>
    </w:p>
    <w:p w14:paraId="28235BFF" w14:textId="2C316197" w:rsidR="004B3DD7" w:rsidRDefault="00BD3F3E" w:rsidP="00BD3F3E">
      <w:pPr>
        <w:pStyle w:val="Nagwek1"/>
        <w:numPr>
          <w:ilvl w:val="0"/>
          <w:numId w:val="0"/>
        </w:numPr>
        <w:ind w:left="432"/>
        <w:jc w:val="center"/>
      </w:pPr>
      <w:bookmarkStart w:id="474" w:name="_Toc157616488"/>
      <w:r>
        <w:lastRenderedPageBreak/>
        <w:t>BIBLIOGRAFIA</w:t>
      </w:r>
      <w:bookmarkEnd w:id="474"/>
    </w:p>
    <w:p w14:paraId="628FE5A4" w14:textId="7A31DA5D" w:rsidR="00BD3F3E" w:rsidRDefault="00BD3F3E" w:rsidP="00BD3F3E">
      <w:pPr>
        <w:pStyle w:val="Nagwek2"/>
        <w:numPr>
          <w:ilvl w:val="0"/>
          <w:numId w:val="0"/>
        </w:numPr>
        <w:ind w:left="576" w:hanging="576"/>
      </w:pPr>
      <w:bookmarkStart w:id="475" w:name="_Toc157616489"/>
      <w:r w:rsidRPr="00BD3F3E">
        <w:t>Opraco</w:t>
      </w:r>
      <w:r>
        <w:t>wania książkowe</w:t>
      </w:r>
      <w:bookmarkEnd w:id="475"/>
    </w:p>
    <w:p w14:paraId="3A7F5A78" w14:textId="01194740" w:rsidR="003D7EF9" w:rsidRPr="00744208" w:rsidRDefault="00AF5470" w:rsidP="00744208">
      <w:pPr>
        <w:pStyle w:val="Nagwek2"/>
        <w:numPr>
          <w:ilvl w:val="0"/>
          <w:numId w:val="0"/>
        </w:numPr>
        <w:ind w:left="576" w:hanging="576"/>
        <w:rPr>
          <w:lang w:val="en-GB"/>
        </w:rPr>
      </w:pPr>
      <w:bookmarkStart w:id="476" w:name="_Toc157616490"/>
      <w:proofErr w:type="spellStart"/>
      <w:r>
        <w:rPr>
          <w:lang w:val="en-GB"/>
        </w:rPr>
        <w:t>Netografia</w:t>
      </w:r>
      <w:bookmarkEnd w:id="476"/>
      <w:proofErr w:type="spellEnd"/>
    </w:p>
    <w:p w14:paraId="55D9AFE2" w14:textId="77777777" w:rsidR="003D7EF9" w:rsidRDefault="003D7EF9">
      <w:pPr>
        <w:spacing w:after="160" w:line="259" w:lineRule="auto"/>
      </w:pPr>
      <w:r>
        <w:br w:type="page"/>
      </w:r>
    </w:p>
    <w:p w14:paraId="1B1F0E3C" w14:textId="0982E716" w:rsidR="003D7EF9" w:rsidRDefault="00DF7655" w:rsidP="00DF7655">
      <w:pPr>
        <w:pStyle w:val="Nagwek1"/>
        <w:numPr>
          <w:ilvl w:val="0"/>
          <w:numId w:val="0"/>
        </w:numPr>
        <w:ind w:left="432" w:hanging="432"/>
        <w:jc w:val="center"/>
      </w:pPr>
      <w:bookmarkStart w:id="477" w:name="_Toc157616491"/>
      <w:r>
        <w:lastRenderedPageBreak/>
        <w:t>SPIS RYSUNKÓW</w:t>
      </w:r>
      <w:bookmarkEnd w:id="477"/>
    </w:p>
    <w:p w14:paraId="49FB01BD" w14:textId="07D90735" w:rsidR="00A02FE7" w:rsidRDefault="00DF7655">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\c "Rysunek" </w:instrText>
      </w:r>
      <w:r>
        <w:fldChar w:fldCharType="separate"/>
      </w:r>
      <w:r w:rsidR="00A02FE7" w:rsidRPr="00D85574">
        <w:rPr>
          <w:noProof/>
        </w:rPr>
        <w:t>Rysunek 1 – Architektura Sieci LeNet-5</w:t>
      </w:r>
      <w:r w:rsidR="00A02FE7">
        <w:rPr>
          <w:noProof/>
        </w:rPr>
        <w:tab/>
      </w:r>
      <w:r w:rsidR="00A02FE7">
        <w:rPr>
          <w:noProof/>
        </w:rPr>
        <w:fldChar w:fldCharType="begin"/>
      </w:r>
      <w:r w:rsidR="00A02FE7">
        <w:rPr>
          <w:noProof/>
        </w:rPr>
        <w:instrText xml:space="preserve"> PAGEREF _Toc154778231 \h </w:instrText>
      </w:r>
      <w:r w:rsidR="00A02FE7">
        <w:rPr>
          <w:noProof/>
        </w:rPr>
      </w:r>
      <w:r w:rsidR="00A02FE7">
        <w:rPr>
          <w:noProof/>
        </w:rPr>
        <w:fldChar w:fldCharType="separate"/>
      </w:r>
      <w:r w:rsidR="00A02FE7">
        <w:rPr>
          <w:noProof/>
        </w:rPr>
        <w:t>6</w:t>
      </w:r>
      <w:r w:rsidR="00A02FE7">
        <w:rPr>
          <w:noProof/>
        </w:rPr>
        <w:fldChar w:fldCharType="end"/>
      </w:r>
    </w:p>
    <w:p w14:paraId="3D7E9783" w14:textId="006E5DDB"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2 - przykład modułu incepcyjnego</w:t>
      </w:r>
      <w:r>
        <w:rPr>
          <w:noProof/>
        </w:rPr>
        <w:tab/>
      </w:r>
      <w:r>
        <w:rPr>
          <w:noProof/>
        </w:rPr>
        <w:fldChar w:fldCharType="begin"/>
      </w:r>
      <w:r>
        <w:rPr>
          <w:noProof/>
        </w:rPr>
        <w:instrText xml:space="preserve"> PAGEREF _Toc154778232 \h </w:instrText>
      </w:r>
      <w:r>
        <w:rPr>
          <w:noProof/>
        </w:rPr>
      </w:r>
      <w:r>
        <w:rPr>
          <w:noProof/>
        </w:rPr>
        <w:fldChar w:fldCharType="separate"/>
      </w:r>
      <w:r>
        <w:rPr>
          <w:noProof/>
        </w:rPr>
        <w:t>9</w:t>
      </w:r>
      <w:r>
        <w:rPr>
          <w:noProof/>
        </w:rPr>
        <w:fldChar w:fldCharType="end"/>
      </w:r>
    </w:p>
    <w:p w14:paraId="3C874CFD" w14:textId="083F9630"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3- wykorzystanie filtrów po głębokości</w:t>
      </w:r>
      <w:r>
        <w:rPr>
          <w:noProof/>
        </w:rPr>
        <w:tab/>
      </w:r>
      <w:r>
        <w:rPr>
          <w:noProof/>
        </w:rPr>
        <w:fldChar w:fldCharType="begin"/>
      </w:r>
      <w:r>
        <w:rPr>
          <w:noProof/>
        </w:rPr>
        <w:instrText xml:space="preserve"> PAGEREF _Toc154778233 \h </w:instrText>
      </w:r>
      <w:r>
        <w:rPr>
          <w:noProof/>
        </w:rPr>
      </w:r>
      <w:r>
        <w:rPr>
          <w:noProof/>
        </w:rPr>
        <w:fldChar w:fldCharType="separate"/>
      </w:r>
      <w:r>
        <w:rPr>
          <w:noProof/>
        </w:rPr>
        <w:t>10</w:t>
      </w:r>
      <w:r>
        <w:rPr>
          <w:noProof/>
        </w:rPr>
        <w:fldChar w:fldCharType="end"/>
      </w:r>
    </w:p>
    <w:p w14:paraId="2DA15BEE" w14:textId="5CC2C0C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4 - EDA</w:t>
      </w:r>
      <w:r>
        <w:rPr>
          <w:noProof/>
        </w:rPr>
        <w:tab/>
      </w:r>
      <w:r>
        <w:rPr>
          <w:noProof/>
        </w:rPr>
        <w:fldChar w:fldCharType="begin"/>
      </w:r>
      <w:r>
        <w:rPr>
          <w:noProof/>
        </w:rPr>
        <w:instrText xml:space="preserve"> PAGEREF _Toc154778234 \h </w:instrText>
      </w:r>
      <w:r>
        <w:rPr>
          <w:noProof/>
        </w:rPr>
      </w:r>
      <w:r>
        <w:rPr>
          <w:noProof/>
        </w:rPr>
        <w:fldChar w:fldCharType="separate"/>
      </w:r>
      <w:r>
        <w:rPr>
          <w:noProof/>
        </w:rPr>
        <w:t>11</w:t>
      </w:r>
      <w:r>
        <w:rPr>
          <w:noProof/>
        </w:rPr>
        <w:fldChar w:fldCharType="end"/>
      </w:r>
    </w:p>
    <w:p w14:paraId="22508105" w14:textId="16E5B17D"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5 - pierwsze podejście do treningu KNN</w:t>
      </w:r>
      <w:r>
        <w:rPr>
          <w:noProof/>
        </w:rPr>
        <w:tab/>
      </w:r>
      <w:r>
        <w:rPr>
          <w:noProof/>
        </w:rPr>
        <w:fldChar w:fldCharType="begin"/>
      </w:r>
      <w:r>
        <w:rPr>
          <w:noProof/>
        </w:rPr>
        <w:instrText xml:space="preserve"> PAGEREF _Toc154778235 \h </w:instrText>
      </w:r>
      <w:r>
        <w:rPr>
          <w:noProof/>
        </w:rPr>
      </w:r>
      <w:r>
        <w:rPr>
          <w:noProof/>
        </w:rPr>
        <w:fldChar w:fldCharType="separate"/>
      </w:r>
      <w:r>
        <w:rPr>
          <w:noProof/>
        </w:rPr>
        <w:t>12</w:t>
      </w:r>
      <w:r>
        <w:rPr>
          <w:noProof/>
        </w:rPr>
        <w:fldChar w:fldCharType="end"/>
      </w:r>
    </w:p>
    <w:p w14:paraId="05726234" w14:textId="4E748F82"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6 - trenowanie KNN z pomocą PCA</w:t>
      </w:r>
      <w:r>
        <w:rPr>
          <w:noProof/>
        </w:rPr>
        <w:tab/>
      </w:r>
      <w:r>
        <w:rPr>
          <w:noProof/>
        </w:rPr>
        <w:fldChar w:fldCharType="begin"/>
      </w:r>
      <w:r>
        <w:rPr>
          <w:noProof/>
        </w:rPr>
        <w:instrText xml:space="preserve"> PAGEREF _Toc154778236 \h </w:instrText>
      </w:r>
      <w:r>
        <w:rPr>
          <w:noProof/>
        </w:rPr>
      </w:r>
      <w:r>
        <w:rPr>
          <w:noProof/>
        </w:rPr>
        <w:fldChar w:fldCharType="separate"/>
      </w:r>
      <w:r>
        <w:rPr>
          <w:noProof/>
        </w:rPr>
        <w:t>13</w:t>
      </w:r>
      <w:r>
        <w:rPr>
          <w:noProof/>
        </w:rPr>
        <w:fldChar w:fldCharType="end"/>
      </w:r>
    </w:p>
    <w:p w14:paraId="102E2003" w14:textId="28A2DA38" w:rsidR="00A02FE7" w:rsidRDefault="00A02FE7">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Rysunek 7 - trenowanie SGD</w:t>
      </w:r>
      <w:r>
        <w:rPr>
          <w:noProof/>
        </w:rPr>
        <w:tab/>
      </w:r>
      <w:r>
        <w:rPr>
          <w:noProof/>
        </w:rPr>
        <w:fldChar w:fldCharType="begin"/>
      </w:r>
      <w:r>
        <w:rPr>
          <w:noProof/>
        </w:rPr>
        <w:instrText xml:space="preserve"> PAGEREF _Toc154778237 \h </w:instrText>
      </w:r>
      <w:r>
        <w:rPr>
          <w:noProof/>
        </w:rPr>
      </w:r>
      <w:r>
        <w:rPr>
          <w:noProof/>
        </w:rPr>
        <w:fldChar w:fldCharType="separate"/>
      </w:r>
      <w:r>
        <w:rPr>
          <w:noProof/>
        </w:rPr>
        <w:t>14</w:t>
      </w:r>
      <w:r>
        <w:rPr>
          <w:noProof/>
        </w:rPr>
        <w:fldChar w:fldCharType="end"/>
      </w:r>
    </w:p>
    <w:p w14:paraId="76AD3819" w14:textId="231119AA" w:rsidR="00931F32" w:rsidRDefault="00DF7655" w:rsidP="00931F32">
      <w:pPr>
        <w:pStyle w:val="Spisilustracji"/>
        <w:tabs>
          <w:tab w:val="right" w:leader="dot" w:pos="9062"/>
        </w:tabs>
        <w:rPr>
          <w:noProof/>
        </w:rPr>
      </w:pPr>
      <w:r>
        <w:fldChar w:fldCharType="end"/>
      </w:r>
      <w:r w:rsidR="00931F32" w:rsidRPr="00D85574">
        <w:rPr>
          <w:noProof/>
        </w:rPr>
        <w:t xml:space="preserve">Rysunek </w:t>
      </w:r>
      <w:r w:rsidR="00931F32">
        <w:rPr>
          <w:noProof/>
        </w:rPr>
        <w:t>8</w:t>
      </w:r>
      <w:r w:rsidR="00931F32" w:rsidRPr="00D85574">
        <w:rPr>
          <w:noProof/>
        </w:rPr>
        <w:t xml:space="preserve"> </w:t>
      </w:r>
      <w:r w:rsidR="00931F32">
        <w:rPr>
          <w:noProof/>
        </w:rPr>
        <w:t>–</w:t>
      </w:r>
      <w:r w:rsidR="00931F32" w:rsidRPr="00D85574">
        <w:rPr>
          <w:noProof/>
        </w:rPr>
        <w:t xml:space="preserve"> </w:t>
      </w:r>
      <w:r w:rsidR="00931F32">
        <w:rPr>
          <w:noProof/>
        </w:rPr>
        <w:t>pierwsza część skryptu uruchamiającego</w:t>
      </w:r>
      <w:r w:rsidR="00931F32">
        <w:rPr>
          <w:noProof/>
        </w:rPr>
        <w:tab/>
        <w:t>16</w:t>
      </w:r>
    </w:p>
    <w:p w14:paraId="0FAC67AE" w14:textId="66670127" w:rsidR="00931F32" w:rsidRDefault="00931F32" w:rsidP="00931F32">
      <w:pPr>
        <w:pStyle w:val="Spisilustracji"/>
        <w:tabs>
          <w:tab w:val="right" w:leader="dot" w:pos="9062"/>
        </w:tabs>
        <w:rPr>
          <w:noProof/>
        </w:rPr>
      </w:pPr>
      <w:r w:rsidRPr="00D85574">
        <w:rPr>
          <w:noProof/>
        </w:rPr>
        <w:t xml:space="preserve">Rysunek </w:t>
      </w:r>
      <w:r w:rsidR="001E1AAC">
        <w:rPr>
          <w:noProof/>
        </w:rPr>
        <w:t>9</w:t>
      </w:r>
      <w:r w:rsidRPr="00D85574">
        <w:rPr>
          <w:noProof/>
        </w:rPr>
        <w:t xml:space="preserve"> </w:t>
      </w:r>
      <w:r>
        <w:rPr>
          <w:noProof/>
        </w:rPr>
        <w:t>–</w:t>
      </w:r>
      <w:r w:rsidRPr="00D85574">
        <w:rPr>
          <w:noProof/>
        </w:rPr>
        <w:t xml:space="preserve"> </w:t>
      </w:r>
      <w:r>
        <w:rPr>
          <w:noProof/>
        </w:rPr>
        <w:t>druga część skryptu uruchamiającego</w:t>
      </w:r>
      <w:r>
        <w:rPr>
          <w:noProof/>
        </w:rPr>
        <w:tab/>
        <w:t>17</w:t>
      </w:r>
    </w:p>
    <w:p w14:paraId="3D39F9AA" w14:textId="22E91518" w:rsidR="001E1AAC" w:rsidRDefault="001E1AAC" w:rsidP="001E1AAC">
      <w:pPr>
        <w:pStyle w:val="Spisilustracji"/>
        <w:tabs>
          <w:tab w:val="right" w:leader="dot" w:pos="9062"/>
        </w:tabs>
        <w:rPr>
          <w:noProof/>
        </w:rPr>
      </w:pPr>
      <w:r w:rsidRPr="00D85574">
        <w:rPr>
          <w:noProof/>
        </w:rPr>
        <w:t xml:space="preserve">Rysunek </w:t>
      </w:r>
      <w:r>
        <w:rPr>
          <w:noProof/>
        </w:rPr>
        <w:t>10</w:t>
      </w:r>
      <w:r w:rsidRPr="00D85574">
        <w:rPr>
          <w:noProof/>
        </w:rPr>
        <w:t xml:space="preserve"> </w:t>
      </w:r>
      <w:r>
        <w:rPr>
          <w:noProof/>
        </w:rPr>
        <w:t>–</w:t>
      </w:r>
      <w:r w:rsidRPr="00D85574">
        <w:rPr>
          <w:noProof/>
        </w:rPr>
        <w:t xml:space="preserve"> </w:t>
      </w:r>
      <w:r>
        <w:rPr>
          <w:noProof/>
        </w:rPr>
        <w:t>struktura projektu</w:t>
      </w:r>
      <w:r>
        <w:rPr>
          <w:noProof/>
        </w:rPr>
        <w:tab/>
        <w:t>18</w:t>
      </w:r>
    </w:p>
    <w:p w14:paraId="4123899D" w14:textId="402937A6" w:rsidR="00CA7A33" w:rsidRDefault="00CA7A33" w:rsidP="00CA7A33">
      <w:pPr>
        <w:pStyle w:val="Spisilustracji"/>
        <w:tabs>
          <w:tab w:val="right" w:leader="dot" w:pos="9062"/>
        </w:tabs>
        <w:rPr>
          <w:noProof/>
        </w:rPr>
      </w:pPr>
      <w:r w:rsidRPr="00D85574">
        <w:rPr>
          <w:noProof/>
        </w:rPr>
        <w:t xml:space="preserve">Rysunek </w:t>
      </w:r>
      <w:r>
        <w:rPr>
          <w:noProof/>
        </w:rPr>
        <w:t>11</w:t>
      </w:r>
      <w:r w:rsidRPr="00D85574">
        <w:rPr>
          <w:noProof/>
        </w:rPr>
        <w:t xml:space="preserve"> </w:t>
      </w:r>
      <w:r>
        <w:rPr>
          <w:noProof/>
        </w:rPr>
        <w:t>–</w:t>
      </w:r>
      <w:r w:rsidRPr="00D85574">
        <w:rPr>
          <w:noProof/>
        </w:rPr>
        <w:t xml:space="preserve"> </w:t>
      </w:r>
      <w:r>
        <w:rPr>
          <w:noProof/>
        </w:rPr>
        <w:t>struktura notatnika Jupyter</w:t>
      </w:r>
      <w:r>
        <w:rPr>
          <w:noProof/>
        </w:rPr>
        <w:tab/>
        <w:t>20</w:t>
      </w:r>
    </w:p>
    <w:p w14:paraId="322A026E" w14:textId="1120B070" w:rsidR="00CA7A33" w:rsidRDefault="00CA7A33" w:rsidP="00CA7A33">
      <w:pPr>
        <w:pStyle w:val="Spisilustracji"/>
        <w:tabs>
          <w:tab w:val="right" w:leader="dot" w:pos="9062"/>
        </w:tabs>
        <w:rPr>
          <w:noProof/>
        </w:rPr>
      </w:pPr>
      <w:r w:rsidRPr="00D85574">
        <w:rPr>
          <w:noProof/>
        </w:rPr>
        <w:t xml:space="preserve">Rysunek </w:t>
      </w:r>
      <w:r>
        <w:rPr>
          <w:noProof/>
        </w:rPr>
        <w:t>12</w:t>
      </w:r>
      <w:r w:rsidRPr="00D85574">
        <w:rPr>
          <w:noProof/>
        </w:rPr>
        <w:t xml:space="preserve"> </w:t>
      </w:r>
      <w:r>
        <w:rPr>
          <w:noProof/>
        </w:rPr>
        <w:t>–</w:t>
      </w:r>
      <w:r w:rsidRPr="00D85574">
        <w:rPr>
          <w:noProof/>
        </w:rPr>
        <w:t xml:space="preserve"> </w:t>
      </w:r>
      <w:r>
        <w:rPr>
          <w:noProof/>
        </w:rPr>
        <w:t>ciało funkcji run_model</w:t>
      </w:r>
      <w:r>
        <w:rPr>
          <w:noProof/>
        </w:rPr>
        <w:tab/>
        <w:t>21</w:t>
      </w:r>
    </w:p>
    <w:p w14:paraId="3132F37E" w14:textId="6F80B1AD" w:rsidR="00CA7A33" w:rsidRDefault="00CA7A33" w:rsidP="00CA7A33">
      <w:pPr>
        <w:pStyle w:val="Spisilustracji"/>
        <w:tabs>
          <w:tab w:val="right" w:leader="dot" w:pos="9062"/>
        </w:tabs>
        <w:rPr>
          <w:noProof/>
        </w:rPr>
      </w:pPr>
      <w:r w:rsidRPr="00D85574">
        <w:rPr>
          <w:noProof/>
        </w:rPr>
        <w:t xml:space="preserve">Rysunek </w:t>
      </w:r>
      <w:r>
        <w:rPr>
          <w:noProof/>
        </w:rPr>
        <w:t>1</w:t>
      </w:r>
      <w:r w:rsidR="008A7DE2">
        <w:rPr>
          <w:noProof/>
        </w:rPr>
        <w:t>3</w:t>
      </w:r>
      <w:r w:rsidRPr="00D85574">
        <w:rPr>
          <w:noProof/>
        </w:rPr>
        <w:t xml:space="preserve"> </w:t>
      </w:r>
      <w:r>
        <w:rPr>
          <w:noProof/>
        </w:rPr>
        <w:t>–</w:t>
      </w:r>
      <w:r w:rsidRPr="00D85574">
        <w:rPr>
          <w:noProof/>
        </w:rPr>
        <w:t xml:space="preserve"> </w:t>
      </w:r>
      <w:r>
        <w:rPr>
          <w:noProof/>
        </w:rPr>
        <w:t>ciało funkcji calculate_class_weight</w:t>
      </w:r>
      <w:r>
        <w:rPr>
          <w:noProof/>
        </w:rPr>
        <w:tab/>
        <w:t>23</w:t>
      </w:r>
    </w:p>
    <w:p w14:paraId="7B2E095B" w14:textId="73D6DD74" w:rsidR="008A7DE2" w:rsidRDefault="008A7DE2" w:rsidP="008A7DE2">
      <w:pPr>
        <w:pStyle w:val="Spisilustracji"/>
        <w:tabs>
          <w:tab w:val="right" w:leader="dot" w:pos="9062"/>
        </w:tabs>
        <w:rPr>
          <w:noProof/>
        </w:rPr>
      </w:pPr>
      <w:r w:rsidRPr="00D85574">
        <w:rPr>
          <w:noProof/>
        </w:rPr>
        <w:t xml:space="preserve">Rysunek </w:t>
      </w:r>
      <w:r>
        <w:rPr>
          <w:noProof/>
        </w:rPr>
        <w:t>14</w:t>
      </w:r>
      <w:r w:rsidRPr="00D85574">
        <w:rPr>
          <w:noProof/>
        </w:rPr>
        <w:t xml:space="preserve"> </w:t>
      </w:r>
      <w:r>
        <w:rPr>
          <w:noProof/>
        </w:rPr>
        <w:t>–</w:t>
      </w:r>
      <w:r w:rsidRPr="00D85574">
        <w:rPr>
          <w:noProof/>
        </w:rPr>
        <w:t xml:space="preserve"> </w:t>
      </w:r>
      <w:r>
        <w:rPr>
          <w:noProof/>
        </w:rPr>
        <w:t>obliczanie initial bias</w:t>
      </w:r>
      <w:r>
        <w:rPr>
          <w:noProof/>
        </w:rPr>
        <w:tab/>
        <w:t>24</w:t>
      </w:r>
    </w:p>
    <w:p w14:paraId="5CEEF3EA" w14:textId="0A347C19" w:rsidR="008A7DE2" w:rsidRDefault="008A7DE2" w:rsidP="008A7DE2">
      <w:pPr>
        <w:pStyle w:val="Spisilustracji"/>
        <w:tabs>
          <w:tab w:val="right" w:leader="dot" w:pos="9062"/>
        </w:tabs>
        <w:rPr>
          <w:noProof/>
        </w:rPr>
      </w:pPr>
      <w:r w:rsidRPr="00D85574">
        <w:rPr>
          <w:noProof/>
        </w:rPr>
        <w:t xml:space="preserve">Rysunek </w:t>
      </w:r>
      <w:r>
        <w:rPr>
          <w:noProof/>
        </w:rPr>
        <w:t>15</w:t>
      </w:r>
      <w:r w:rsidRPr="00D85574">
        <w:rPr>
          <w:noProof/>
        </w:rPr>
        <w:t xml:space="preserve"> </w:t>
      </w:r>
      <w:r>
        <w:rPr>
          <w:noProof/>
        </w:rPr>
        <w:t>–</w:t>
      </w:r>
      <w:r w:rsidRPr="00D85574">
        <w:rPr>
          <w:noProof/>
        </w:rPr>
        <w:t xml:space="preserve"> </w:t>
      </w:r>
      <w:r>
        <w:rPr>
          <w:noProof/>
        </w:rPr>
        <w:t>generowanie maski</w:t>
      </w:r>
      <w:r>
        <w:rPr>
          <w:noProof/>
        </w:rPr>
        <w:tab/>
        <w:t>24</w:t>
      </w:r>
    </w:p>
    <w:p w14:paraId="69FF4753" w14:textId="374960BA" w:rsidR="00E5217E" w:rsidRDefault="00E5217E" w:rsidP="00E5217E">
      <w:pPr>
        <w:pStyle w:val="Spisilustracji"/>
        <w:tabs>
          <w:tab w:val="right" w:leader="dot" w:pos="9062"/>
        </w:tabs>
        <w:rPr>
          <w:rFonts w:asciiTheme="minorHAnsi" w:eastAsiaTheme="minorEastAsia" w:hAnsiTheme="minorHAnsi" w:cstheme="minorBidi"/>
          <w:noProof/>
          <w:kern w:val="2"/>
          <w:sz w:val="22"/>
          <w:szCs w:val="22"/>
          <w14:ligatures w14:val="standardContextual"/>
        </w:rPr>
      </w:pPr>
      <w:r w:rsidRPr="00D85574">
        <w:rPr>
          <w:noProof/>
        </w:rPr>
        <w:t xml:space="preserve">Rysunek </w:t>
      </w:r>
      <w:r>
        <w:rPr>
          <w:noProof/>
        </w:rPr>
        <w:t>16</w:t>
      </w:r>
      <w:r w:rsidRPr="00D85574">
        <w:rPr>
          <w:noProof/>
        </w:rPr>
        <w:t xml:space="preserve"> </w:t>
      </w:r>
      <w:r>
        <w:rPr>
          <w:noProof/>
        </w:rPr>
        <w:t>–</w:t>
      </w:r>
      <w:r w:rsidRPr="00D85574">
        <w:rPr>
          <w:noProof/>
        </w:rPr>
        <w:t xml:space="preserve"> </w:t>
      </w:r>
      <w:r>
        <w:rPr>
          <w:noProof/>
        </w:rPr>
        <w:t>centrowanie obrazu</w:t>
      </w:r>
      <w:r>
        <w:rPr>
          <w:noProof/>
        </w:rPr>
        <w:tab/>
        <w:t>25</w:t>
      </w:r>
    </w:p>
    <w:p w14:paraId="03839532" w14:textId="77777777" w:rsidR="00E5217E" w:rsidRPr="00E5217E" w:rsidRDefault="00E5217E" w:rsidP="00E5217E">
      <w:pPr>
        <w:rPr>
          <w:rFonts w:eastAsiaTheme="minorEastAsia"/>
        </w:rPr>
      </w:pPr>
    </w:p>
    <w:p w14:paraId="395DC22C" w14:textId="77777777" w:rsidR="008A7DE2" w:rsidRPr="008A7DE2" w:rsidRDefault="008A7DE2" w:rsidP="008A7DE2">
      <w:pPr>
        <w:rPr>
          <w:rFonts w:eastAsiaTheme="minorEastAsia"/>
        </w:rPr>
      </w:pPr>
    </w:p>
    <w:p w14:paraId="0FBA5A7C" w14:textId="77777777" w:rsidR="008A7DE2" w:rsidRPr="008A7DE2" w:rsidRDefault="008A7DE2" w:rsidP="008A7DE2">
      <w:pPr>
        <w:rPr>
          <w:rFonts w:eastAsiaTheme="minorEastAsia"/>
        </w:rPr>
      </w:pPr>
    </w:p>
    <w:p w14:paraId="433A5DF2" w14:textId="77777777" w:rsidR="00CA7A33" w:rsidRPr="00CA7A33" w:rsidRDefault="00CA7A33" w:rsidP="00CA7A33">
      <w:pPr>
        <w:rPr>
          <w:rFonts w:eastAsiaTheme="minorEastAsia"/>
        </w:rPr>
      </w:pPr>
    </w:p>
    <w:p w14:paraId="3897C9EB" w14:textId="77777777" w:rsidR="00CA7A33" w:rsidRPr="00CA7A33" w:rsidRDefault="00CA7A33" w:rsidP="00CA7A33">
      <w:pPr>
        <w:rPr>
          <w:rFonts w:eastAsiaTheme="minorEastAsia"/>
        </w:rPr>
      </w:pPr>
    </w:p>
    <w:p w14:paraId="089116C7" w14:textId="77777777" w:rsidR="00CA7A33" w:rsidRPr="00CA7A33" w:rsidRDefault="00CA7A33" w:rsidP="00CA7A33">
      <w:pPr>
        <w:rPr>
          <w:rFonts w:eastAsiaTheme="minorEastAsia"/>
        </w:rPr>
      </w:pPr>
    </w:p>
    <w:p w14:paraId="4070AA17" w14:textId="77777777" w:rsidR="001E1AAC" w:rsidRPr="001E1AAC" w:rsidRDefault="001E1AAC" w:rsidP="001E1AAC">
      <w:pPr>
        <w:rPr>
          <w:rFonts w:eastAsiaTheme="minorEastAsia"/>
        </w:rPr>
      </w:pPr>
    </w:p>
    <w:p w14:paraId="4793E45C" w14:textId="77777777" w:rsidR="00931F32" w:rsidRPr="00931F32" w:rsidRDefault="00931F32" w:rsidP="00931F32">
      <w:pPr>
        <w:rPr>
          <w:rFonts w:eastAsiaTheme="minorEastAsia"/>
        </w:rPr>
      </w:pPr>
    </w:p>
    <w:p w14:paraId="7DE7E8F7" w14:textId="6E4E0E97" w:rsidR="00DF7655" w:rsidRPr="00DF7655" w:rsidRDefault="00DF7655" w:rsidP="00DF7655"/>
    <w:sectPr w:rsidR="00DF7655" w:rsidRPr="00DF7655" w:rsidSect="007338EE">
      <w:type w:val="continuous"/>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awel Tomkiewicz" w:date="2024-01-06T15:58:00Z" w:initials="PT">
    <w:p w14:paraId="1B3D99E6" w14:textId="77777777" w:rsidR="00D41AE1" w:rsidRDefault="00D41AE1" w:rsidP="00D41AE1">
      <w:pPr>
        <w:pStyle w:val="Tekstkomentarza"/>
      </w:pPr>
      <w:r>
        <w:rPr>
          <w:rStyle w:val="Odwoaniedokomentarza"/>
        </w:rPr>
        <w:annotationRef/>
      </w:r>
      <w:r>
        <w:t>Tytuł za długi - zmieniamy:</w:t>
      </w:r>
    </w:p>
    <w:p w14:paraId="3819D4C9" w14:textId="77777777" w:rsidR="00D41AE1" w:rsidRDefault="00D41AE1" w:rsidP="00D41AE1">
      <w:pPr>
        <w:pStyle w:val="Tekstkomentarza"/>
      </w:pPr>
      <w:r>
        <w:t>Analiza porównawcza neuronowych sieci konwolucyjnych w rozpoznawaniu zmian skórnych.</w:t>
      </w:r>
    </w:p>
  </w:comment>
  <w:comment w:id="6" w:author="Pawel Tomkiewicz" w:date="2024-01-06T16:00:00Z" w:initials="PT">
    <w:p w14:paraId="290EB8BC" w14:textId="77777777" w:rsidR="00D41AE1" w:rsidRDefault="00D41AE1" w:rsidP="00D41AE1">
      <w:pPr>
        <w:pStyle w:val="Tekstkomentarza"/>
      </w:pPr>
      <w:r>
        <w:rPr>
          <w:rStyle w:val="Odwoaniedokomentarza"/>
        </w:rPr>
        <w:annotationRef/>
      </w:r>
      <w:r>
        <w:t>Roz.3 Analiza modeli 3.1 Trenowanie, 3.2 Analiza porównawcza, a potem 4. Wnioski i Podsumowanie !!!!</w:t>
      </w:r>
    </w:p>
  </w:comment>
  <w:comment w:id="7" w:author="Marek Małek" w:date="2024-01-31T18:00:00Z" w:initials="MM">
    <w:p w14:paraId="16A6BE84" w14:textId="77777777" w:rsidR="00E92EE3" w:rsidRDefault="00E92EE3" w:rsidP="00E92EE3">
      <w:pPr>
        <w:pStyle w:val="Tekstkomentarza"/>
      </w:pPr>
      <w:r>
        <w:rPr>
          <w:rStyle w:val="Odwoaniedokomentarza"/>
        </w:rPr>
        <w:annotationRef/>
      </w:r>
      <w:r>
        <w:t>Tu zdecydowałem się w rozdziale trzecim zostawić to, co już było i dodać do niego to, co pierwortnie chciałem umieścić w ostatnim rozdziale. Po prostu nie mam pomysłu jak inaczej poprzemieszczać treść, tak żeby wyraźnie było widać kolejne podjęte kroki. Może tak zostać?</w:t>
      </w:r>
    </w:p>
  </w:comment>
  <w:comment w:id="193" w:author="Pawel Tomkiewicz" w:date="2024-01-06T16:02:00Z" w:initials="PT">
    <w:p w14:paraId="7D5A60CA" w14:textId="72B38EEB" w:rsidR="00D41AE1" w:rsidRDefault="00D41AE1" w:rsidP="00D41AE1">
      <w:pPr>
        <w:pStyle w:val="Tekstkomentarza"/>
      </w:pPr>
      <w:r>
        <w:rPr>
          <w:rStyle w:val="Odwoaniedokomentarza"/>
        </w:rPr>
        <w:annotationRef/>
      </w:r>
      <w:r>
        <w:t>Usuń klasycznych, lepiej napisać powszechnych, najczęściej wybieranych, itp. !!!</w:t>
      </w:r>
    </w:p>
  </w:comment>
  <w:comment w:id="197" w:author="Pawel Tomkiewicz" w:date="2024-01-06T16:03:00Z" w:initials="PT">
    <w:p w14:paraId="5BB0E7AF" w14:textId="77777777" w:rsidR="00D41AE1" w:rsidRDefault="00D41AE1" w:rsidP="00D41AE1">
      <w:pPr>
        <w:pStyle w:val="Tekstkomentarza"/>
      </w:pPr>
      <w:r>
        <w:rPr>
          <w:rStyle w:val="Odwoaniedokomentarza"/>
        </w:rPr>
        <w:annotationRef/>
      </w:r>
      <w:r>
        <w:t>To nie jest po polsku. Raczej będą stanowić podstawę dla rozszerzonych modeli opracowanych w rmach nimniejszj pracy inżynierksiej</w:t>
      </w:r>
    </w:p>
  </w:comment>
  <w:comment w:id="202" w:author="Pawel Tomkiewicz" w:date="2024-01-06T16:04:00Z" w:initials="PT">
    <w:p w14:paraId="2A37DABE" w14:textId="77777777" w:rsidR="00D41AE1" w:rsidRDefault="00D41AE1" w:rsidP="00D41AE1">
      <w:pPr>
        <w:pStyle w:val="Tekstkomentarza"/>
      </w:pPr>
      <w:r>
        <w:rPr>
          <w:rStyle w:val="Odwoaniedokomentarza"/>
        </w:rPr>
        <w:annotationRef/>
      </w:r>
      <w:r>
        <w:t>Przeredagować, nie brzmi dobrze. W celu poprawy dokładności/efektyności. I to wystarczy Reszta jest znana z poprzedniego zdania.</w:t>
      </w:r>
    </w:p>
  </w:comment>
  <w:comment w:id="203" w:author="Pawel Tomkiewicz" w:date="2024-01-06T16:06:00Z" w:initials="PT">
    <w:p w14:paraId="06EA3038" w14:textId="77777777" w:rsidR="00D41AE1" w:rsidRDefault="00D41AE1" w:rsidP="00D41AE1">
      <w:pPr>
        <w:pStyle w:val="Tekstkomentarza"/>
      </w:pPr>
      <w:r>
        <w:rPr>
          <w:rStyle w:val="Odwoaniedokomentarza"/>
        </w:rPr>
        <w:annotationRef/>
      </w:r>
      <w:r>
        <w:t>Po prostu analiza danych ….</w:t>
      </w:r>
    </w:p>
  </w:comment>
  <w:comment w:id="204" w:author="Marek Małek" w:date="2024-01-31T17:04:00Z" w:initials="MM">
    <w:p w14:paraId="4C4D0C08" w14:textId="77777777" w:rsidR="006E13A7" w:rsidRDefault="006E13A7" w:rsidP="006E13A7">
      <w:pPr>
        <w:pStyle w:val="Tekstkomentarza"/>
      </w:pPr>
      <w:r>
        <w:rPr>
          <w:rStyle w:val="Odwoaniedokomentarza"/>
        </w:rPr>
        <w:annotationRef/>
      </w:r>
      <w:r>
        <w:t>Nie zgadzam się - ten etap w literaturze przedmiotu zawsze nazywany jest eksploracyjną analizą danych</w:t>
      </w:r>
    </w:p>
  </w:comment>
  <w:comment w:id="220" w:author="Pawel Tomkiewicz" w:date="2024-01-06T16:04:00Z" w:initials="PT">
    <w:p w14:paraId="6993E2CD" w14:textId="77777777" w:rsidR="0060172A" w:rsidRDefault="00D41AE1" w:rsidP="0060172A">
      <w:pPr>
        <w:pStyle w:val="Tekstkomentarza"/>
      </w:pPr>
      <w:r>
        <w:rPr>
          <w:rStyle w:val="Odwoaniedokomentarza"/>
        </w:rPr>
        <w:annotationRef/>
      </w:r>
      <w:r w:rsidR="0060172A">
        <w:t>Dysbalans ???? , niezrównoważenie ?</w:t>
      </w:r>
    </w:p>
  </w:comment>
  <w:comment w:id="230" w:author="Pawel Tomkiewicz" w:date="2024-01-06T16:08:00Z" w:initials="PT">
    <w:p w14:paraId="56F38119" w14:textId="01FB318F" w:rsidR="00D41AE1" w:rsidRDefault="00D41AE1" w:rsidP="00D41AE1">
      <w:pPr>
        <w:pStyle w:val="Tekstkomentarza"/>
      </w:pPr>
      <w:r>
        <w:rPr>
          <w:rStyle w:val="Odwoaniedokomentarza"/>
        </w:rPr>
        <w:annotationRef/>
      </w:r>
      <w:r>
        <w:t xml:space="preserve">Poprość chataGPT aby to przeredagował. </w:t>
      </w:r>
    </w:p>
  </w:comment>
  <w:comment w:id="232" w:author="Pawel Tomkiewicz" w:date="2024-01-06T16:10:00Z" w:initials="PT">
    <w:p w14:paraId="20D665E8" w14:textId="77777777" w:rsidR="005F7080" w:rsidRDefault="005F7080" w:rsidP="005F7080">
      <w:pPr>
        <w:pStyle w:val="Tekstkomentarza"/>
      </w:pPr>
      <w:r>
        <w:rPr>
          <w:rStyle w:val="Odwoaniedokomentarza"/>
        </w:rPr>
        <w:annotationRef/>
      </w:r>
      <w:r>
        <w:t>Na pewno splotowych, splot to nie konwolucja !!!!!</w:t>
      </w:r>
    </w:p>
  </w:comment>
  <w:comment w:id="237" w:author="Pawel Tomkiewicz" w:date="2024-01-06T16:12:00Z" w:initials="PT">
    <w:p w14:paraId="4CAAAF48" w14:textId="77777777" w:rsidR="005F7080" w:rsidRDefault="005F7080" w:rsidP="005F7080">
      <w:pPr>
        <w:pStyle w:val="Tekstkomentarza"/>
      </w:pPr>
      <w:r>
        <w:rPr>
          <w:rStyle w:val="Odwoaniedokomentarza"/>
        </w:rPr>
        <w:annotationRef/>
      </w:r>
      <w:r>
        <w:t>Typowe oprogramowanie oparte jest na jawnie zdefiniowanych algorytmach deterministycznych.</w:t>
      </w:r>
    </w:p>
  </w:comment>
  <w:comment w:id="240" w:author="Pawel Tomkiewicz" w:date="2024-01-06T16:13:00Z" w:initials="PT">
    <w:p w14:paraId="7CFA49C5" w14:textId="77777777" w:rsidR="005F7080" w:rsidRDefault="005F7080" w:rsidP="005F7080">
      <w:pPr>
        <w:pStyle w:val="Tekstkomentarza"/>
      </w:pPr>
      <w:r>
        <w:rPr>
          <w:rStyle w:val="Odwoaniedokomentarza"/>
        </w:rPr>
        <w:annotationRef/>
      </w:r>
      <w:r>
        <w:t>Mam wrażenie że napisał to ChatGPT ??? ☺️</w:t>
      </w:r>
    </w:p>
  </w:comment>
  <w:comment w:id="241" w:author="Pawel Tomkiewicz" w:date="2024-01-06T16:13:00Z" w:initials="PT">
    <w:p w14:paraId="369154B5" w14:textId="77777777" w:rsidR="005F7080" w:rsidRDefault="005F7080" w:rsidP="005F7080">
      <w:pPr>
        <w:pStyle w:val="Tekstkomentarza"/>
      </w:pPr>
      <w:r>
        <w:rPr>
          <w:rStyle w:val="Odwoaniedokomentarza"/>
        </w:rPr>
        <w:annotationRef/>
      </w:r>
      <w:r>
        <w:t>Mało płynne, musisz troszkę przeredagować</w:t>
      </w:r>
    </w:p>
  </w:comment>
  <w:comment w:id="242" w:author="Marek Małek" w:date="2024-01-31T17:18:00Z" w:initials="MM">
    <w:p w14:paraId="7FE1670B" w14:textId="77777777" w:rsidR="00E55DFB" w:rsidRDefault="00E55DFB" w:rsidP="00E55DFB">
      <w:pPr>
        <w:pStyle w:val="Tekstkomentarza"/>
      </w:pPr>
      <w:r>
        <w:rPr>
          <w:rStyle w:val="Odwoaniedokomentarza"/>
        </w:rPr>
        <w:annotationRef/>
      </w:r>
      <w:r>
        <w:t>Tak, pisał to ChatGPT ☺️ Nie mam na razie pomysłu jak to przeredagować, jeśli to nic krytycznego, to wolałbym zostawić, przynajmniej na razie.</w:t>
      </w:r>
    </w:p>
  </w:comment>
  <w:comment w:id="247" w:author="Pawel Tomkiewicz" w:date="2024-01-06T16:14:00Z" w:initials="PT">
    <w:p w14:paraId="67EBFD3A" w14:textId="63FE13AC" w:rsidR="005F7080" w:rsidRDefault="005F7080" w:rsidP="005F7080">
      <w:pPr>
        <w:pStyle w:val="Tekstkomentarza"/>
      </w:pPr>
      <w:r>
        <w:rPr>
          <w:rStyle w:val="Odwoaniedokomentarza"/>
        </w:rPr>
        <w:annotationRef/>
      </w:r>
      <w:r>
        <w:t>Konwolucji ☺️</w:t>
      </w:r>
    </w:p>
  </w:comment>
  <w:comment w:id="248" w:author="Pawel Tomkiewicz" w:date="2024-01-06T16:15:00Z" w:initials="PT">
    <w:p w14:paraId="7DD6C907" w14:textId="77777777" w:rsidR="005F7080" w:rsidRDefault="005F7080" w:rsidP="005F7080">
      <w:pPr>
        <w:pStyle w:val="Tekstkomentarza"/>
      </w:pPr>
      <w:r>
        <w:rPr>
          <w:rStyle w:val="Odwoaniedokomentarza"/>
        </w:rPr>
        <w:annotationRef/>
      </w:r>
      <w:r>
        <w:t>Dodaj rysunek poglądowy tej operacji konwolucji</w:t>
      </w:r>
    </w:p>
  </w:comment>
  <w:comment w:id="385" w:author="Pawel Tomkiewicz" w:date="2024-01-06T16:21:00Z" w:initials="PT">
    <w:p w14:paraId="6BA44153" w14:textId="77777777" w:rsidR="005F7080" w:rsidRDefault="005F7080" w:rsidP="005F7080">
      <w:pPr>
        <w:pStyle w:val="Tekstkomentarza"/>
      </w:pPr>
      <w:r>
        <w:rPr>
          <w:rStyle w:val="Odwoaniedokomentarza"/>
        </w:rPr>
        <w:annotationRef/>
      </w:r>
      <w:r>
        <w:t>Jeżeli dodaje usprawnienia - np. jakieś dodatkowe warstwy, np., jakiś dodatkowy pooling, a nie opisywałeś tego wcześniej, to dodaj Poolingi do części teoretycznej albo opisz je dokładniej tutaj</w:t>
      </w:r>
    </w:p>
  </w:comment>
  <w:comment w:id="386" w:author="Marek Małek" w:date="2024-01-31T17:39:00Z" w:initials="MM">
    <w:p w14:paraId="23FBE7D1" w14:textId="77777777" w:rsidR="00F1250F" w:rsidRDefault="00F1250F" w:rsidP="00F1250F">
      <w:pPr>
        <w:pStyle w:val="Tekstkomentarza"/>
      </w:pPr>
      <w:r>
        <w:rPr>
          <w:rStyle w:val="Odwoaniedokomentarza"/>
        </w:rPr>
        <w:annotationRef/>
      </w:r>
      <w:r>
        <w:t>Dodaję dodatkowe poolingi w nowym module uwagi i tutaj właśnie (w punkcie pierwszym następuje opis tej warstwy)</w:t>
      </w:r>
    </w:p>
  </w:comment>
  <w:comment w:id="401" w:author="Pawel Tomkiewicz" w:date="2024-01-06T16:22:00Z" w:initials="PT">
    <w:p w14:paraId="275603FB" w14:textId="2161168C" w:rsidR="005F7080" w:rsidRDefault="005F7080" w:rsidP="005F7080">
      <w:pPr>
        <w:pStyle w:val="Tekstkomentarza"/>
      </w:pPr>
      <w:r>
        <w:rPr>
          <w:rStyle w:val="Odwoaniedokomentarza"/>
        </w:rPr>
        <w:annotationRef/>
      </w:r>
      <w:r>
        <w:t>Nie wiem czy maasz namyśli statytsykę, raczej dokładniejszą analizę, lub detaliczną analizę</w:t>
      </w:r>
    </w:p>
  </w:comment>
  <w:comment w:id="402" w:author="Marek Małek" w:date="2024-01-31T17:40:00Z" w:initials="MM">
    <w:p w14:paraId="777EAF1B" w14:textId="77777777" w:rsidR="007A515E" w:rsidRDefault="007A515E" w:rsidP="007A515E">
      <w:pPr>
        <w:pStyle w:val="Tekstkomentarza"/>
      </w:pPr>
      <w:r>
        <w:rPr>
          <w:rStyle w:val="Odwoaniedokomentarza"/>
        </w:rPr>
        <w:annotationRef/>
      </w:r>
      <w:r>
        <w:t>Chodziło mi dokładnie o statystyczne porównanie modeli. Szczegóły tego znajdują się dalej w pracy.</w:t>
      </w:r>
    </w:p>
  </w:comment>
  <w:comment w:id="425" w:author="Pawel Tomkiewicz" w:date="2024-01-06T16:25:00Z" w:initials="PT">
    <w:p w14:paraId="0A60616D" w14:textId="7358365B" w:rsidR="005F7080" w:rsidRDefault="005F7080" w:rsidP="005F7080">
      <w:pPr>
        <w:pStyle w:val="Tekstkomentarza"/>
      </w:pPr>
      <w:r>
        <w:rPr>
          <w:rStyle w:val="Odwoaniedokomentarza"/>
        </w:rPr>
        <w:annotationRef/>
      </w:r>
      <w:r>
        <w:t>Jest w całym tekscie, duży problem z pisaniem po Polsku. Wybacz że tak pisze, ale koniecznie poprośc kogoś na 100,00 ☺️ aby całośc poprawił stylistycznie. Praca jest bardzo dobra ale kuleje językowo. Albo wykorzystaj tak jak wcześniej proponowałem chataGBT aby przeredagował. Npiasz mu że pisze praće dyplomową, napisz to w języku angielski, a potem każ mu przetłumaczyć na polski !!!</w:t>
      </w:r>
    </w:p>
    <w:p w14:paraId="2E863644" w14:textId="77777777" w:rsidR="005F7080" w:rsidRDefault="005F7080" w:rsidP="005F7080">
      <w:pPr>
        <w:pStyle w:val="Tekstkomentarza"/>
      </w:pPr>
    </w:p>
    <w:p w14:paraId="5B6DEA64" w14:textId="77777777" w:rsidR="005F7080" w:rsidRDefault="005F7080" w:rsidP="005F7080">
      <w:pPr>
        <w:pStyle w:val="Tekstkomentarza"/>
      </w:pPr>
      <w:r>
        <w:t>Taki zabieg zawsze pomaga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D4C9" w15:done="1"/>
  <w15:commentEx w15:paraId="290EB8BC" w15:done="0"/>
  <w15:commentEx w15:paraId="16A6BE84" w15:paraIdParent="290EB8BC" w15:done="0"/>
  <w15:commentEx w15:paraId="7D5A60CA" w15:done="1"/>
  <w15:commentEx w15:paraId="5BB0E7AF" w15:done="1"/>
  <w15:commentEx w15:paraId="2A37DABE" w15:done="1"/>
  <w15:commentEx w15:paraId="06EA3038" w15:done="0"/>
  <w15:commentEx w15:paraId="4C4D0C08" w15:paraIdParent="06EA3038" w15:done="0"/>
  <w15:commentEx w15:paraId="6993E2CD" w15:done="1"/>
  <w15:commentEx w15:paraId="56F38119" w15:done="1"/>
  <w15:commentEx w15:paraId="20D665E8" w15:done="1"/>
  <w15:commentEx w15:paraId="4CAAAF48" w15:done="1"/>
  <w15:commentEx w15:paraId="7CFA49C5" w15:done="0"/>
  <w15:commentEx w15:paraId="369154B5" w15:paraIdParent="7CFA49C5" w15:done="0"/>
  <w15:commentEx w15:paraId="7FE1670B" w15:paraIdParent="7CFA49C5" w15:done="0"/>
  <w15:commentEx w15:paraId="67EBFD3A" w15:done="1"/>
  <w15:commentEx w15:paraId="7DD6C907" w15:paraIdParent="67EBFD3A" w15:done="1"/>
  <w15:commentEx w15:paraId="6BA44153" w15:done="1"/>
  <w15:commentEx w15:paraId="23FBE7D1" w15:paraIdParent="6BA44153" w15:done="1"/>
  <w15:commentEx w15:paraId="275603FB" w15:done="1"/>
  <w15:commentEx w15:paraId="777EAF1B" w15:paraIdParent="275603FB" w15:done="1"/>
  <w15:commentEx w15:paraId="5B6DEA6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7625CA" w16cex:dateUtc="2024-01-06T14:58:00Z">
    <w16cex:extLst>
      <w16:ext w16:uri="{CE6994B0-6A32-4C9F-8C6B-6E91EDA988CE}">
        <cr:reactions xmlns:cr="http://schemas.microsoft.com/office/comments/2020/reactions">
          <cr:reaction reactionType="1">
            <cr:reactionInfo dateUtc="2024-01-31T16:00:49Z">
              <cr:user userId="6645c8268ff6d8f5" userProvider="Windows Live" userName="Marek Małek"/>
            </cr:reactionInfo>
          </cr:reaction>
        </cr:reactions>
      </w16:ext>
    </w16cex:extLst>
  </w16cex:commentExtensible>
  <w16cex:commentExtensible w16cex:durableId="0575C3A1" w16cex:dateUtc="2024-01-06T15:00:00Z"/>
  <w16cex:commentExtensible w16cex:durableId="7A66DE75" w16cex:dateUtc="2024-01-31T17:00:00Z"/>
  <w16cex:commentExtensible w16cex:durableId="4AB2C515" w16cex:dateUtc="2024-01-06T15:02:00Z"/>
  <w16cex:commentExtensible w16cex:durableId="5547F644" w16cex:dateUtc="2024-01-06T15:03:00Z"/>
  <w16cex:commentExtensible w16cex:durableId="70298824" w16cex:dateUtc="2024-01-06T15:04:00Z"/>
  <w16cex:commentExtensible w16cex:durableId="08A2C845" w16cex:dateUtc="2024-01-06T15:06:00Z"/>
  <w16cex:commentExtensible w16cex:durableId="43C40795" w16cex:dateUtc="2024-01-31T16:04:00Z"/>
  <w16cex:commentExtensible w16cex:durableId="7878E057" w16cex:dateUtc="2024-01-06T15:04:00Z"/>
  <w16cex:commentExtensible w16cex:durableId="14813CA9" w16cex:dateUtc="2024-01-06T15:08:00Z"/>
  <w16cex:commentExtensible w16cex:durableId="09D95A49" w16cex:dateUtc="2024-01-06T15:10:00Z"/>
  <w16cex:commentExtensible w16cex:durableId="2BBAA4CD" w16cex:dateUtc="2024-01-06T15:12:00Z"/>
  <w16cex:commentExtensible w16cex:durableId="0936F487" w16cex:dateUtc="2024-01-06T15:13:00Z"/>
  <w16cex:commentExtensible w16cex:durableId="0DDDDE4E" w16cex:dateUtc="2024-01-06T15:13:00Z"/>
  <w16cex:commentExtensible w16cex:durableId="3EBBCAB9" w16cex:dateUtc="2024-01-31T16:18:00Z"/>
  <w16cex:commentExtensible w16cex:durableId="0372752F" w16cex:dateUtc="2024-01-06T15:14:00Z"/>
  <w16cex:commentExtensible w16cex:durableId="554BFD72" w16cex:dateUtc="2024-01-06T15:15:00Z"/>
  <w16cex:commentExtensible w16cex:durableId="6B8CB0B7" w16cex:dateUtc="2024-01-06T15:21:00Z"/>
  <w16cex:commentExtensible w16cex:durableId="16C9EC7A" w16cex:dateUtc="2024-01-31T16:39:00Z"/>
  <w16cex:commentExtensible w16cex:durableId="1FEAEC5B" w16cex:dateUtc="2024-01-06T15:22:00Z"/>
  <w16cex:commentExtensible w16cex:durableId="588A5422" w16cex:dateUtc="2024-01-31T16:40:00Z"/>
  <w16cex:commentExtensible w16cex:durableId="15CAD9B7" w16cex:dateUtc="2024-01-06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D4C9" w16cid:durableId="3A7625CA"/>
  <w16cid:commentId w16cid:paraId="290EB8BC" w16cid:durableId="0575C3A1"/>
  <w16cid:commentId w16cid:paraId="16A6BE84" w16cid:durableId="7A66DE75"/>
  <w16cid:commentId w16cid:paraId="7D5A60CA" w16cid:durableId="4AB2C515"/>
  <w16cid:commentId w16cid:paraId="5BB0E7AF" w16cid:durableId="5547F644"/>
  <w16cid:commentId w16cid:paraId="2A37DABE" w16cid:durableId="70298824"/>
  <w16cid:commentId w16cid:paraId="06EA3038" w16cid:durableId="08A2C845"/>
  <w16cid:commentId w16cid:paraId="4C4D0C08" w16cid:durableId="43C40795"/>
  <w16cid:commentId w16cid:paraId="6993E2CD" w16cid:durableId="7878E057"/>
  <w16cid:commentId w16cid:paraId="56F38119" w16cid:durableId="14813CA9"/>
  <w16cid:commentId w16cid:paraId="20D665E8" w16cid:durableId="09D95A49"/>
  <w16cid:commentId w16cid:paraId="4CAAAF48" w16cid:durableId="2BBAA4CD"/>
  <w16cid:commentId w16cid:paraId="7CFA49C5" w16cid:durableId="0936F487"/>
  <w16cid:commentId w16cid:paraId="369154B5" w16cid:durableId="0DDDDE4E"/>
  <w16cid:commentId w16cid:paraId="7FE1670B" w16cid:durableId="3EBBCAB9"/>
  <w16cid:commentId w16cid:paraId="67EBFD3A" w16cid:durableId="0372752F"/>
  <w16cid:commentId w16cid:paraId="7DD6C907" w16cid:durableId="554BFD72"/>
  <w16cid:commentId w16cid:paraId="6BA44153" w16cid:durableId="6B8CB0B7"/>
  <w16cid:commentId w16cid:paraId="23FBE7D1" w16cid:durableId="16C9EC7A"/>
  <w16cid:commentId w16cid:paraId="275603FB" w16cid:durableId="1FEAEC5B"/>
  <w16cid:commentId w16cid:paraId="777EAF1B" w16cid:durableId="588A5422"/>
  <w16cid:commentId w16cid:paraId="5B6DEA64" w16cid:durableId="15CAD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064B0" w14:textId="77777777" w:rsidR="007338EE" w:rsidRDefault="007338EE" w:rsidP="00E447BD">
      <w:pPr>
        <w:spacing w:line="240" w:lineRule="auto"/>
      </w:pPr>
      <w:r>
        <w:separator/>
      </w:r>
    </w:p>
  </w:endnote>
  <w:endnote w:type="continuationSeparator" w:id="0">
    <w:p w14:paraId="39D467F8" w14:textId="77777777" w:rsidR="007338EE" w:rsidRDefault="007338EE" w:rsidP="00E44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712465"/>
      <w:docPartObj>
        <w:docPartGallery w:val="Page Numbers (Bottom of Page)"/>
        <w:docPartUnique/>
      </w:docPartObj>
    </w:sdtPr>
    <w:sdtContent>
      <w:p w14:paraId="08E2E26C" w14:textId="0CC9D8D1" w:rsidR="009A5AC5" w:rsidRDefault="009A5AC5">
        <w:pPr>
          <w:pStyle w:val="Stopka"/>
          <w:jc w:val="right"/>
        </w:pPr>
        <w:r>
          <w:fldChar w:fldCharType="begin"/>
        </w:r>
        <w:r>
          <w:instrText>PAGE   \* MERGEFORMAT</w:instrText>
        </w:r>
        <w:r>
          <w:fldChar w:fldCharType="separate"/>
        </w:r>
        <w:r>
          <w:t>2</w:t>
        </w:r>
        <w:r>
          <w:fldChar w:fldCharType="end"/>
        </w:r>
      </w:p>
    </w:sdtContent>
  </w:sdt>
  <w:p w14:paraId="51C2B5F3" w14:textId="77777777" w:rsidR="00E447BD" w:rsidRDefault="00E447B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80741"/>
      <w:docPartObj>
        <w:docPartGallery w:val="Page Numbers (Bottom of Page)"/>
        <w:docPartUnique/>
      </w:docPartObj>
    </w:sdtPr>
    <w:sdtContent>
      <w:p w14:paraId="596ABA6C" w14:textId="536CFDAB" w:rsidR="00D643A3" w:rsidRDefault="00D643A3">
        <w:pPr>
          <w:pStyle w:val="Stopka"/>
          <w:jc w:val="right"/>
        </w:pPr>
        <w:del w:id="403" w:author="Marek Małek" w:date="2024-01-31T18:01:00Z">
          <w:r w:rsidDel="009817E3">
            <w:delText>2</w:delText>
          </w:r>
          <w:r w:rsidR="005B202D" w:rsidDel="009817E3">
            <w:delText>5</w:delText>
          </w:r>
        </w:del>
      </w:p>
    </w:sdtContent>
  </w:sdt>
  <w:p w14:paraId="0C851373" w14:textId="1B0CE99C" w:rsidR="00D643A3" w:rsidRDefault="00D643A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91591" w14:textId="77777777" w:rsidR="007338EE" w:rsidRDefault="007338EE" w:rsidP="00E447BD">
      <w:pPr>
        <w:spacing w:line="240" w:lineRule="auto"/>
      </w:pPr>
      <w:r>
        <w:separator/>
      </w:r>
    </w:p>
  </w:footnote>
  <w:footnote w:type="continuationSeparator" w:id="0">
    <w:p w14:paraId="48AF1AD4" w14:textId="77777777" w:rsidR="007338EE" w:rsidRDefault="007338EE" w:rsidP="00E447BD">
      <w:pPr>
        <w:spacing w:line="240" w:lineRule="auto"/>
      </w:pPr>
      <w:r>
        <w:continuationSeparator/>
      </w:r>
    </w:p>
  </w:footnote>
  <w:footnote w:id="1">
    <w:p w14:paraId="64102506" w14:textId="598F402B" w:rsidR="00BB2029" w:rsidRDefault="00BB2029">
      <w:pPr>
        <w:pStyle w:val="Tekstprzypisudolnego"/>
      </w:pPr>
      <w:r>
        <w:rPr>
          <w:rStyle w:val="Odwoanieprzypisudolnego"/>
        </w:rPr>
        <w:footnoteRef/>
      </w:r>
      <w:r>
        <w:t xml:space="preserve"> </w:t>
      </w:r>
      <w:r w:rsidRPr="00BB2029">
        <w:t>https://en.wikipedia.org/wiki/Exploratory_data_analysis</w:t>
      </w:r>
    </w:p>
  </w:footnote>
  <w:footnote w:id="2">
    <w:p w14:paraId="1AAAE43B" w14:textId="77777777" w:rsidR="005864A2" w:rsidRDefault="005864A2" w:rsidP="005864A2">
      <w:pPr>
        <w:pStyle w:val="Tekstprzypisudolnego"/>
        <w:rPr>
          <w:ins w:id="210" w:author="Marek Małek" w:date="2024-01-31T17:11:00Z"/>
        </w:rPr>
      </w:pPr>
      <w:ins w:id="211" w:author="Marek Małek" w:date="2024-01-31T17:11:00Z">
        <w:r>
          <w:rPr>
            <w:rStyle w:val="Odwoanieprzypisudolnego"/>
          </w:rPr>
          <w:footnoteRef/>
        </w:r>
        <w:r>
          <w:t xml:space="preserve"> </w:t>
        </w:r>
        <w:r w:rsidRPr="00055177">
          <w:t>https://arxiv.org/pdf/1602.07261v2.pdf</w:t>
        </w:r>
      </w:ins>
    </w:p>
  </w:footnote>
  <w:footnote w:id="3">
    <w:p w14:paraId="136A5349" w14:textId="6C24FC8E" w:rsidR="00BB2029" w:rsidRDefault="00BB2029">
      <w:pPr>
        <w:pStyle w:val="Tekstprzypisudolnego"/>
      </w:pPr>
      <w:r>
        <w:rPr>
          <w:rStyle w:val="Odwoanieprzypisudolnego"/>
        </w:rPr>
        <w:footnoteRef/>
      </w:r>
      <w:r>
        <w:t xml:space="preserve"> </w:t>
      </w:r>
      <w:r w:rsidRPr="00BB2029">
        <w:t>https://www.kaggle.com/datasets/kmader/skin-cancer-mnist-ham10000</w:t>
      </w:r>
    </w:p>
  </w:footnote>
  <w:footnote w:id="4">
    <w:p w14:paraId="4DAF04EE" w14:textId="7F08CCD9" w:rsidR="00055177" w:rsidDel="005864A2" w:rsidRDefault="00055177">
      <w:pPr>
        <w:pStyle w:val="Tekstprzypisudolnego"/>
        <w:rPr>
          <w:del w:id="218" w:author="Marek Małek" w:date="2024-01-31T17:11:00Z"/>
        </w:rPr>
      </w:pPr>
      <w:del w:id="219" w:author="Marek Małek" w:date="2024-01-31T17:11:00Z">
        <w:r w:rsidDel="005864A2">
          <w:rPr>
            <w:rStyle w:val="Odwoanieprzypisudolnego"/>
          </w:rPr>
          <w:footnoteRef/>
        </w:r>
        <w:r w:rsidDel="005864A2">
          <w:delText xml:space="preserve"> </w:delText>
        </w:r>
        <w:r w:rsidRPr="00055177" w:rsidDel="005864A2">
          <w:delText>https://arxiv.org/pdf/1602.07261v2.pdf</w:delText>
        </w:r>
      </w:del>
    </w:p>
  </w:footnote>
  <w:footnote w:id="5">
    <w:p w14:paraId="1D1E9976" w14:textId="417CB095" w:rsidR="00E949E7" w:rsidRDefault="00E949E7">
      <w:pPr>
        <w:pStyle w:val="Tekstprzypisudolnego"/>
      </w:pPr>
      <w:r>
        <w:rPr>
          <w:rStyle w:val="Odwoanieprzypisudolnego"/>
        </w:rPr>
        <w:footnoteRef/>
      </w:r>
      <w:r>
        <w:t xml:space="preserve"> </w:t>
      </w:r>
      <w:r w:rsidR="00654154" w:rsidRPr="00654154">
        <w:t>https://arxiv.org/pdf/1610.02357.pdf</w:t>
      </w:r>
    </w:p>
  </w:footnote>
  <w:footnote w:id="6">
    <w:p w14:paraId="03ABD163" w14:textId="68D34D5F" w:rsidR="0021009B" w:rsidRDefault="0021009B">
      <w:pPr>
        <w:pStyle w:val="Tekstprzypisudolnego"/>
      </w:pPr>
      <w:r>
        <w:rPr>
          <w:rStyle w:val="Odwoanieprzypisudolnego"/>
        </w:rPr>
        <w:footnoteRef/>
      </w:r>
      <w:r>
        <w:t xml:space="preserve"> </w:t>
      </w:r>
      <w:r w:rsidRPr="0021009B">
        <w:t>https://www.mathworks.com/discovery/convolutional-neural-network-matlab.html</w:t>
      </w:r>
    </w:p>
  </w:footnote>
  <w:footnote w:id="7">
    <w:p w14:paraId="7F3647E7" w14:textId="4279BD3B" w:rsidR="00E27874" w:rsidRDefault="00E27874">
      <w:pPr>
        <w:pStyle w:val="Tekstprzypisudolnego"/>
      </w:pPr>
      <w:r>
        <w:rPr>
          <w:rStyle w:val="Odwoanieprzypisudolnego"/>
        </w:rPr>
        <w:footnoteRef/>
      </w:r>
      <w:r>
        <w:t xml:space="preserve"> </w:t>
      </w:r>
      <w:r w:rsidRPr="00E27874">
        <w:t>https://pl.wikipedia.org/wiki/SAP_ERP</w:t>
      </w:r>
    </w:p>
  </w:footnote>
  <w:footnote w:id="8">
    <w:p w14:paraId="67ABB9EF" w14:textId="045D06F7" w:rsidR="00E27874" w:rsidRDefault="00E27874">
      <w:pPr>
        <w:pStyle w:val="Tekstprzypisudolnego"/>
      </w:pPr>
      <w:r>
        <w:rPr>
          <w:rStyle w:val="Odwoanieprzypisudolnego"/>
        </w:rPr>
        <w:footnoteRef/>
      </w:r>
      <w:r>
        <w:t xml:space="preserve"> </w:t>
      </w:r>
      <w:r w:rsidRPr="00E27874">
        <w:t>https://towardsdatascience.com/a-very-brief-introduction-to-fuzzy-logic-and-fuzzy-systems-d68d14b3a3b8</w:t>
      </w:r>
    </w:p>
  </w:footnote>
  <w:footnote w:id="9">
    <w:p w14:paraId="2AD4552B" w14:textId="31AF858B" w:rsidR="00260331" w:rsidRDefault="00260331">
      <w:pPr>
        <w:pStyle w:val="Tekstprzypisudolnego"/>
      </w:pPr>
      <w:r>
        <w:rPr>
          <w:rStyle w:val="Odwoanieprzypisudolnego"/>
        </w:rPr>
        <w:footnoteRef/>
      </w:r>
      <w:r>
        <w:t xml:space="preserve"> </w:t>
      </w:r>
      <w:r w:rsidRPr="00260331">
        <w:t>https://towardsdatascience.com/mcculloch-pitts-model-5fdf65ac5dd1</w:t>
      </w:r>
    </w:p>
  </w:footnote>
  <w:footnote w:id="10">
    <w:p w14:paraId="46406584" w14:textId="198D158D" w:rsidR="00F35F75" w:rsidRDefault="00F35F75">
      <w:pPr>
        <w:pStyle w:val="Tekstprzypisudolnego"/>
      </w:pPr>
      <w:r>
        <w:rPr>
          <w:rStyle w:val="Odwoanieprzypisudolnego"/>
        </w:rPr>
        <w:footnoteRef/>
      </w:r>
      <w:r>
        <w:t xml:space="preserve"> </w:t>
      </w:r>
      <w:r w:rsidRPr="00F35F75">
        <w:t>https://maelfabien.github.io/deeplearning/Perceptron/#the-classic-model</w:t>
      </w:r>
    </w:p>
  </w:footnote>
  <w:footnote w:id="11">
    <w:p w14:paraId="1BF17B2A" w14:textId="0A57A08E" w:rsidR="00047E7F" w:rsidRDefault="00047E7F">
      <w:pPr>
        <w:pStyle w:val="Tekstprzypisudolnego"/>
      </w:pPr>
      <w:r>
        <w:rPr>
          <w:rStyle w:val="Odwoanieprzypisudolnego"/>
        </w:rPr>
        <w:footnoteRef/>
      </w:r>
      <w:r>
        <w:t xml:space="preserve"> </w:t>
      </w:r>
      <w:r w:rsidRPr="00047E7F">
        <w:t>https://www.niser.ac.in/~smishra/teach/cs460/2020/lectures/lec19/</w:t>
      </w:r>
    </w:p>
  </w:footnote>
  <w:footnote w:id="12">
    <w:p w14:paraId="68FE7AAF" w14:textId="0478D0F0" w:rsidR="007849B2" w:rsidRDefault="007849B2">
      <w:pPr>
        <w:pStyle w:val="Tekstprzypisudolnego"/>
      </w:pPr>
      <w:r>
        <w:rPr>
          <w:rStyle w:val="Odwoanieprzypisudolnego"/>
        </w:rPr>
        <w:footnoteRef/>
      </w:r>
      <w:r>
        <w:t xml:space="preserve"> </w:t>
      </w:r>
      <w:r w:rsidRPr="007849B2">
        <w:t>https://towardsdatascience.com/understanding-backpropagation-algorithm-7bb3aa2f95fd</w:t>
      </w:r>
    </w:p>
  </w:footnote>
  <w:footnote w:id="13">
    <w:p w14:paraId="6A171A27" w14:textId="061D3AA8" w:rsidR="008A62C4" w:rsidRDefault="008A62C4">
      <w:pPr>
        <w:pStyle w:val="Tekstprzypisudolnego"/>
      </w:pPr>
      <w:r>
        <w:rPr>
          <w:rStyle w:val="Odwoanieprzypisudolnego"/>
        </w:rPr>
        <w:footnoteRef/>
      </w:r>
      <w:r>
        <w:t xml:space="preserve"> </w:t>
      </w:r>
      <w:r w:rsidRPr="008A62C4">
        <w:t>https://pl.wikipedia.org/wiki/Maszyna_wektor%C3%B3w_no%C5%9Bnych</w:t>
      </w:r>
    </w:p>
  </w:footnote>
  <w:footnote w:id="14">
    <w:p w14:paraId="4A5C49CF" w14:textId="4E0A1DCD" w:rsidR="002E586A" w:rsidRDefault="002E586A">
      <w:pPr>
        <w:pStyle w:val="Tekstprzypisudolnego"/>
      </w:pPr>
      <w:r>
        <w:rPr>
          <w:rStyle w:val="Odwoanieprzypisudolnego"/>
        </w:rPr>
        <w:footnoteRef/>
      </w:r>
      <w:r>
        <w:t xml:space="preserve"> </w:t>
      </w:r>
      <w:r w:rsidRPr="002E586A">
        <w:t>https://proceedings.neurips.cc/paper_files/paper/2012/file/c399862d3b9d6b76c8436e924a68c45b-Paper.pdf</w:t>
      </w:r>
    </w:p>
  </w:footnote>
  <w:footnote w:id="15">
    <w:p w14:paraId="539BFDC3" w14:textId="6487CB75" w:rsidR="002E586A" w:rsidRDefault="002E586A">
      <w:pPr>
        <w:pStyle w:val="Tekstprzypisudolnego"/>
      </w:pPr>
      <w:r>
        <w:rPr>
          <w:rStyle w:val="Odwoanieprzypisudolnego"/>
        </w:rPr>
        <w:footnoteRef/>
      </w:r>
      <w:r>
        <w:t xml:space="preserve"> </w:t>
      </w:r>
      <w:r w:rsidRPr="002E586A">
        <w:t>https://arxiv.org/pdf/1406.2661.pdf</w:t>
      </w:r>
    </w:p>
  </w:footnote>
  <w:footnote w:id="16">
    <w:p w14:paraId="4100094A" w14:textId="7A4F5D27" w:rsidR="002E586A" w:rsidRDefault="002E586A">
      <w:pPr>
        <w:pStyle w:val="Tekstprzypisudolnego"/>
      </w:pPr>
      <w:r>
        <w:rPr>
          <w:rStyle w:val="Odwoanieprzypisudolnego"/>
        </w:rPr>
        <w:footnoteRef/>
      </w:r>
      <w:r>
        <w:t xml:space="preserve"> </w:t>
      </w:r>
      <w:r w:rsidRPr="002E586A">
        <w:t>https://arxiv.org/pdf/1706.03762.pdf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6A7"/>
    <w:multiLevelType w:val="hybridMultilevel"/>
    <w:tmpl w:val="4E1012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34775C4"/>
    <w:multiLevelType w:val="hybridMultilevel"/>
    <w:tmpl w:val="0EC05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3865222"/>
    <w:multiLevelType w:val="hybridMultilevel"/>
    <w:tmpl w:val="8BDA9E08"/>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0A08DA"/>
    <w:multiLevelType w:val="hybridMultilevel"/>
    <w:tmpl w:val="9438B2F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05F660C5"/>
    <w:multiLevelType w:val="hybridMultilevel"/>
    <w:tmpl w:val="4978E5B4"/>
    <w:lvl w:ilvl="0" w:tplc="20C44550">
      <w:start w:val="1"/>
      <w:numFmt w:val="decimal"/>
      <w:lvlText w:val="%1."/>
      <w:lvlJc w:val="left"/>
      <w:pPr>
        <w:ind w:left="720" w:hanging="360"/>
      </w:pPr>
      <w:rPr>
        <w:b w:val="0"/>
        <w:bCs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82230E3"/>
    <w:multiLevelType w:val="hybridMultilevel"/>
    <w:tmpl w:val="4C3AB2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AAE758C"/>
    <w:multiLevelType w:val="hybridMultilevel"/>
    <w:tmpl w:val="77C652A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0D994BC1"/>
    <w:multiLevelType w:val="hybridMultilevel"/>
    <w:tmpl w:val="9A0676F2"/>
    <w:lvl w:ilvl="0" w:tplc="9C0AC0F8">
      <w:numFmt w:val="bullet"/>
      <w:lvlText w:val=""/>
      <w:lvlJc w:val="left"/>
      <w:pPr>
        <w:ind w:left="720" w:hanging="360"/>
      </w:pPr>
      <w:rPr>
        <w:rFonts w:ascii="Symbol" w:eastAsia="Calibri" w:hAnsi="Symbol"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0B70073"/>
    <w:multiLevelType w:val="hybridMultilevel"/>
    <w:tmpl w:val="D9C625D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9" w15:restartNumberingAfterBreak="0">
    <w:nsid w:val="113C6245"/>
    <w:multiLevelType w:val="hybridMultilevel"/>
    <w:tmpl w:val="79D68F5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0" w15:restartNumberingAfterBreak="0">
    <w:nsid w:val="1627781B"/>
    <w:multiLevelType w:val="hybridMultilevel"/>
    <w:tmpl w:val="0B4A72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4D06A25"/>
    <w:multiLevelType w:val="hybridMultilevel"/>
    <w:tmpl w:val="4BBA82EC"/>
    <w:lvl w:ilvl="0" w:tplc="790C5D72">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2FF463A7"/>
    <w:multiLevelType w:val="hybridMultilevel"/>
    <w:tmpl w:val="9A38E1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2445FE"/>
    <w:multiLevelType w:val="multilevel"/>
    <w:tmpl w:val="6ADCF73C"/>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4" w15:restartNumberingAfterBreak="0">
    <w:nsid w:val="3BFA38C1"/>
    <w:multiLevelType w:val="hybridMultilevel"/>
    <w:tmpl w:val="0852A03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5" w15:restartNumberingAfterBreak="0">
    <w:nsid w:val="3C6A5D64"/>
    <w:multiLevelType w:val="hybridMultilevel"/>
    <w:tmpl w:val="38F0A47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46491DBF"/>
    <w:multiLevelType w:val="hybridMultilevel"/>
    <w:tmpl w:val="267A6A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755508F"/>
    <w:multiLevelType w:val="hybridMultilevel"/>
    <w:tmpl w:val="8AF8BC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2415DF5"/>
    <w:multiLevelType w:val="hybridMultilevel"/>
    <w:tmpl w:val="7124F6F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58241E29"/>
    <w:multiLevelType w:val="hybridMultilevel"/>
    <w:tmpl w:val="8AF8CF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B1E4C07"/>
    <w:multiLevelType w:val="hybridMultilevel"/>
    <w:tmpl w:val="DB3E98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EC56ABC"/>
    <w:multiLevelType w:val="hybridMultilevel"/>
    <w:tmpl w:val="0F080CF6"/>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22" w15:restartNumberingAfterBreak="0">
    <w:nsid w:val="60876A62"/>
    <w:multiLevelType w:val="hybridMultilevel"/>
    <w:tmpl w:val="1F5669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2E957E4"/>
    <w:multiLevelType w:val="hybridMultilevel"/>
    <w:tmpl w:val="12D86AE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4" w15:restartNumberingAfterBreak="0">
    <w:nsid w:val="64B25DE5"/>
    <w:multiLevelType w:val="hybridMultilevel"/>
    <w:tmpl w:val="B8BA5A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662B403D"/>
    <w:multiLevelType w:val="hybridMultilevel"/>
    <w:tmpl w:val="429E3828"/>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6" w15:restartNumberingAfterBreak="0">
    <w:nsid w:val="6F7E0B46"/>
    <w:multiLevelType w:val="hybridMultilevel"/>
    <w:tmpl w:val="7D36E742"/>
    <w:lvl w:ilvl="0" w:tplc="C22242FE">
      <w:start w:val="1"/>
      <w:numFmt w:val="decimal"/>
      <w:lvlText w:val="%1."/>
      <w:lvlJc w:val="left"/>
      <w:pPr>
        <w:ind w:left="936" w:hanging="360"/>
      </w:pPr>
      <w:rPr>
        <w:rFonts w:hint="default"/>
      </w:rPr>
    </w:lvl>
    <w:lvl w:ilvl="1" w:tplc="04150019" w:tentative="1">
      <w:start w:val="1"/>
      <w:numFmt w:val="lowerLetter"/>
      <w:lvlText w:val="%2."/>
      <w:lvlJc w:val="left"/>
      <w:pPr>
        <w:ind w:left="1656" w:hanging="360"/>
      </w:pPr>
    </w:lvl>
    <w:lvl w:ilvl="2" w:tplc="0415001B" w:tentative="1">
      <w:start w:val="1"/>
      <w:numFmt w:val="lowerRoman"/>
      <w:lvlText w:val="%3."/>
      <w:lvlJc w:val="right"/>
      <w:pPr>
        <w:ind w:left="2376" w:hanging="180"/>
      </w:pPr>
    </w:lvl>
    <w:lvl w:ilvl="3" w:tplc="0415000F" w:tentative="1">
      <w:start w:val="1"/>
      <w:numFmt w:val="decimal"/>
      <w:lvlText w:val="%4."/>
      <w:lvlJc w:val="left"/>
      <w:pPr>
        <w:ind w:left="3096" w:hanging="360"/>
      </w:pPr>
    </w:lvl>
    <w:lvl w:ilvl="4" w:tplc="04150019" w:tentative="1">
      <w:start w:val="1"/>
      <w:numFmt w:val="lowerLetter"/>
      <w:lvlText w:val="%5."/>
      <w:lvlJc w:val="left"/>
      <w:pPr>
        <w:ind w:left="3816" w:hanging="360"/>
      </w:pPr>
    </w:lvl>
    <w:lvl w:ilvl="5" w:tplc="0415001B" w:tentative="1">
      <w:start w:val="1"/>
      <w:numFmt w:val="lowerRoman"/>
      <w:lvlText w:val="%6."/>
      <w:lvlJc w:val="right"/>
      <w:pPr>
        <w:ind w:left="4536" w:hanging="180"/>
      </w:pPr>
    </w:lvl>
    <w:lvl w:ilvl="6" w:tplc="0415000F" w:tentative="1">
      <w:start w:val="1"/>
      <w:numFmt w:val="decimal"/>
      <w:lvlText w:val="%7."/>
      <w:lvlJc w:val="left"/>
      <w:pPr>
        <w:ind w:left="5256" w:hanging="360"/>
      </w:pPr>
    </w:lvl>
    <w:lvl w:ilvl="7" w:tplc="04150019" w:tentative="1">
      <w:start w:val="1"/>
      <w:numFmt w:val="lowerLetter"/>
      <w:lvlText w:val="%8."/>
      <w:lvlJc w:val="left"/>
      <w:pPr>
        <w:ind w:left="5976" w:hanging="360"/>
      </w:pPr>
    </w:lvl>
    <w:lvl w:ilvl="8" w:tplc="0415001B" w:tentative="1">
      <w:start w:val="1"/>
      <w:numFmt w:val="lowerRoman"/>
      <w:lvlText w:val="%9."/>
      <w:lvlJc w:val="right"/>
      <w:pPr>
        <w:ind w:left="6696" w:hanging="180"/>
      </w:pPr>
    </w:lvl>
  </w:abstractNum>
  <w:abstractNum w:abstractNumId="27" w15:restartNumberingAfterBreak="0">
    <w:nsid w:val="707C187D"/>
    <w:multiLevelType w:val="hybridMultilevel"/>
    <w:tmpl w:val="6AFA59C8"/>
    <w:lvl w:ilvl="0" w:tplc="0415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71C01D09"/>
    <w:multiLevelType w:val="hybridMultilevel"/>
    <w:tmpl w:val="38547092"/>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9" w15:restartNumberingAfterBreak="0">
    <w:nsid w:val="75FB5CD2"/>
    <w:multiLevelType w:val="hybridMultilevel"/>
    <w:tmpl w:val="FF144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7C411749"/>
    <w:multiLevelType w:val="hybridMultilevel"/>
    <w:tmpl w:val="081A3C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2132163638">
    <w:abstractNumId w:val="13"/>
  </w:num>
  <w:num w:numId="2" w16cid:durableId="2023123319">
    <w:abstractNumId w:val="11"/>
  </w:num>
  <w:num w:numId="3" w16cid:durableId="503864570">
    <w:abstractNumId w:val="27"/>
  </w:num>
  <w:num w:numId="4" w16cid:durableId="1279723026">
    <w:abstractNumId w:val="29"/>
  </w:num>
  <w:num w:numId="5" w16cid:durableId="1878077920">
    <w:abstractNumId w:val="6"/>
  </w:num>
  <w:num w:numId="6" w16cid:durableId="1723554917">
    <w:abstractNumId w:val="7"/>
  </w:num>
  <w:num w:numId="7" w16cid:durableId="1308625161">
    <w:abstractNumId w:val="21"/>
  </w:num>
  <w:num w:numId="8" w16cid:durableId="10649183">
    <w:abstractNumId w:val="20"/>
  </w:num>
  <w:num w:numId="9" w16cid:durableId="1456950709">
    <w:abstractNumId w:val="23"/>
  </w:num>
  <w:num w:numId="10" w16cid:durableId="354232415">
    <w:abstractNumId w:val="3"/>
  </w:num>
  <w:num w:numId="11" w16cid:durableId="1729643882">
    <w:abstractNumId w:val="12"/>
  </w:num>
  <w:num w:numId="12" w16cid:durableId="7799096">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879735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67584143">
    <w:abstractNumId w:val="2"/>
  </w:num>
  <w:num w:numId="15" w16cid:durableId="605043992">
    <w:abstractNumId w:val="4"/>
  </w:num>
  <w:num w:numId="16" w16cid:durableId="1668631423">
    <w:abstractNumId w:val="30"/>
  </w:num>
  <w:num w:numId="17" w16cid:durableId="268898983">
    <w:abstractNumId w:val="15"/>
  </w:num>
  <w:num w:numId="18" w16cid:durableId="1762989493">
    <w:abstractNumId w:val="24"/>
  </w:num>
  <w:num w:numId="19" w16cid:durableId="330184756">
    <w:abstractNumId w:val="18"/>
  </w:num>
  <w:num w:numId="20" w16cid:durableId="1274435933">
    <w:abstractNumId w:val="9"/>
  </w:num>
  <w:num w:numId="21" w16cid:durableId="1865706342">
    <w:abstractNumId w:val="25"/>
  </w:num>
  <w:num w:numId="22" w16cid:durableId="1063256226">
    <w:abstractNumId w:val="1"/>
  </w:num>
  <w:num w:numId="23" w16cid:durableId="1607881304">
    <w:abstractNumId w:val="19"/>
  </w:num>
  <w:num w:numId="24" w16cid:durableId="1307661355">
    <w:abstractNumId w:val="14"/>
  </w:num>
  <w:num w:numId="25" w16cid:durableId="754474649">
    <w:abstractNumId w:val="22"/>
  </w:num>
  <w:num w:numId="26" w16cid:durableId="1006058837">
    <w:abstractNumId w:val="10"/>
  </w:num>
  <w:num w:numId="27" w16cid:durableId="2063811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0949925">
    <w:abstractNumId w:val="13"/>
    <w:lvlOverride w:ilvl="0">
      <w:startOverride w:val="2"/>
    </w:lvlOverride>
    <w:lvlOverride w:ilvl="1">
      <w:startOverride w:val="1"/>
    </w:lvlOverride>
  </w:num>
  <w:num w:numId="29" w16cid:durableId="2067489603">
    <w:abstractNumId w:val="16"/>
  </w:num>
  <w:num w:numId="30" w16cid:durableId="1872917778">
    <w:abstractNumId w:val="28"/>
  </w:num>
  <w:num w:numId="31" w16cid:durableId="653146802">
    <w:abstractNumId w:val="0"/>
  </w:num>
  <w:num w:numId="32" w16cid:durableId="789477388">
    <w:abstractNumId w:val="17"/>
  </w:num>
  <w:num w:numId="33" w16cid:durableId="371733549">
    <w:abstractNumId w:val="26"/>
  </w:num>
  <w:num w:numId="34" w16cid:durableId="617686492">
    <w:abstractNumId w:val="8"/>
  </w:num>
  <w:num w:numId="35" w16cid:durableId="13009608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ek Małek">
    <w15:presenceInfo w15:providerId="Windows Live" w15:userId="6645c8268ff6d8f5"/>
  </w15:person>
  <w15:person w15:author="Pawel Tomkiewicz">
    <w15:presenceInfo w15:providerId="Windows Live" w15:userId="8f5ff7d82699f9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D0B"/>
    <w:rsid w:val="000001D8"/>
    <w:rsid w:val="00002EAA"/>
    <w:rsid w:val="000133AD"/>
    <w:rsid w:val="00020888"/>
    <w:rsid w:val="00025E85"/>
    <w:rsid w:val="0003641F"/>
    <w:rsid w:val="00045DF5"/>
    <w:rsid w:val="00047E7F"/>
    <w:rsid w:val="00055177"/>
    <w:rsid w:val="00055D04"/>
    <w:rsid w:val="0005680F"/>
    <w:rsid w:val="000617E3"/>
    <w:rsid w:val="00062BF8"/>
    <w:rsid w:val="00075B86"/>
    <w:rsid w:val="00077FC5"/>
    <w:rsid w:val="0008235B"/>
    <w:rsid w:val="00094D39"/>
    <w:rsid w:val="000A7CCF"/>
    <w:rsid w:val="000D2318"/>
    <w:rsid w:val="000D40B1"/>
    <w:rsid w:val="000D5AFA"/>
    <w:rsid w:val="000E54BC"/>
    <w:rsid w:val="000E7DAF"/>
    <w:rsid w:val="000F3368"/>
    <w:rsid w:val="000F608D"/>
    <w:rsid w:val="00103AA3"/>
    <w:rsid w:val="0014310D"/>
    <w:rsid w:val="00153645"/>
    <w:rsid w:val="00170AA6"/>
    <w:rsid w:val="00172F7F"/>
    <w:rsid w:val="00192AC1"/>
    <w:rsid w:val="001B15B0"/>
    <w:rsid w:val="001B19F8"/>
    <w:rsid w:val="001C3331"/>
    <w:rsid w:val="001D01A5"/>
    <w:rsid w:val="001E1AAC"/>
    <w:rsid w:val="001E24B7"/>
    <w:rsid w:val="001F67A8"/>
    <w:rsid w:val="002043C8"/>
    <w:rsid w:val="00206D75"/>
    <w:rsid w:val="0021009B"/>
    <w:rsid w:val="002176E8"/>
    <w:rsid w:val="00230993"/>
    <w:rsid w:val="00252D93"/>
    <w:rsid w:val="002554BD"/>
    <w:rsid w:val="00257F2B"/>
    <w:rsid w:val="00260331"/>
    <w:rsid w:val="00266972"/>
    <w:rsid w:val="00296C94"/>
    <w:rsid w:val="002A14E6"/>
    <w:rsid w:val="002A31C9"/>
    <w:rsid w:val="002B17EB"/>
    <w:rsid w:val="002C032E"/>
    <w:rsid w:val="002C6C8C"/>
    <w:rsid w:val="002E586A"/>
    <w:rsid w:val="003042E7"/>
    <w:rsid w:val="00316BBE"/>
    <w:rsid w:val="003175C8"/>
    <w:rsid w:val="00331C54"/>
    <w:rsid w:val="0033379A"/>
    <w:rsid w:val="00334CDF"/>
    <w:rsid w:val="00336035"/>
    <w:rsid w:val="00344D96"/>
    <w:rsid w:val="003465C0"/>
    <w:rsid w:val="0035166A"/>
    <w:rsid w:val="003532ED"/>
    <w:rsid w:val="00354D0B"/>
    <w:rsid w:val="003655E5"/>
    <w:rsid w:val="00365A2D"/>
    <w:rsid w:val="00385E13"/>
    <w:rsid w:val="00386040"/>
    <w:rsid w:val="003966D0"/>
    <w:rsid w:val="003A519C"/>
    <w:rsid w:val="003A791F"/>
    <w:rsid w:val="003D7EF9"/>
    <w:rsid w:val="003E1ABA"/>
    <w:rsid w:val="003E5AD1"/>
    <w:rsid w:val="003E724F"/>
    <w:rsid w:val="00403211"/>
    <w:rsid w:val="00422435"/>
    <w:rsid w:val="00433700"/>
    <w:rsid w:val="0044243B"/>
    <w:rsid w:val="004461C4"/>
    <w:rsid w:val="00452013"/>
    <w:rsid w:val="00452908"/>
    <w:rsid w:val="004572C0"/>
    <w:rsid w:val="00464AAB"/>
    <w:rsid w:val="00467B51"/>
    <w:rsid w:val="00476501"/>
    <w:rsid w:val="004824DC"/>
    <w:rsid w:val="004825F6"/>
    <w:rsid w:val="004B110E"/>
    <w:rsid w:val="004B3DD7"/>
    <w:rsid w:val="004C395D"/>
    <w:rsid w:val="004D0F3D"/>
    <w:rsid w:val="004D7007"/>
    <w:rsid w:val="004E465D"/>
    <w:rsid w:val="004F1D19"/>
    <w:rsid w:val="004F1FC7"/>
    <w:rsid w:val="005077D8"/>
    <w:rsid w:val="00520EAB"/>
    <w:rsid w:val="005406AC"/>
    <w:rsid w:val="005464E4"/>
    <w:rsid w:val="00560DDF"/>
    <w:rsid w:val="00563EF4"/>
    <w:rsid w:val="00572E47"/>
    <w:rsid w:val="005864A2"/>
    <w:rsid w:val="00593C89"/>
    <w:rsid w:val="005962F6"/>
    <w:rsid w:val="00597A2C"/>
    <w:rsid w:val="005B202D"/>
    <w:rsid w:val="005C2093"/>
    <w:rsid w:val="005D1BC9"/>
    <w:rsid w:val="005D6C2D"/>
    <w:rsid w:val="005D7C83"/>
    <w:rsid w:val="005E1EB4"/>
    <w:rsid w:val="005E26B8"/>
    <w:rsid w:val="005E5B7D"/>
    <w:rsid w:val="005F13A8"/>
    <w:rsid w:val="005F7080"/>
    <w:rsid w:val="0060172A"/>
    <w:rsid w:val="00605BB9"/>
    <w:rsid w:val="0062155B"/>
    <w:rsid w:val="006304FA"/>
    <w:rsid w:val="00632319"/>
    <w:rsid w:val="00654154"/>
    <w:rsid w:val="00655028"/>
    <w:rsid w:val="0069076A"/>
    <w:rsid w:val="006950BC"/>
    <w:rsid w:val="006B0978"/>
    <w:rsid w:val="006B4BDD"/>
    <w:rsid w:val="006C1804"/>
    <w:rsid w:val="006D26D4"/>
    <w:rsid w:val="006E13A7"/>
    <w:rsid w:val="006E4CCB"/>
    <w:rsid w:val="006F656D"/>
    <w:rsid w:val="006F7C5E"/>
    <w:rsid w:val="0070522D"/>
    <w:rsid w:val="007055E3"/>
    <w:rsid w:val="00711625"/>
    <w:rsid w:val="007120A3"/>
    <w:rsid w:val="00714165"/>
    <w:rsid w:val="007154B2"/>
    <w:rsid w:val="00720C23"/>
    <w:rsid w:val="00732239"/>
    <w:rsid w:val="007338EE"/>
    <w:rsid w:val="00735DE7"/>
    <w:rsid w:val="007415E0"/>
    <w:rsid w:val="00744208"/>
    <w:rsid w:val="0077456F"/>
    <w:rsid w:val="007804B3"/>
    <w:rsid w:val="007849B2"/>
    <w:rsid w:val="007953D5"/>
    <w:rsid w:val="007A0E55"/>
    <w:rsid w:val="007A515E"/>
    <w:rsid w:val="007B0842"/>
    <w:rsid w:val="007C6897"/>
    <w:rsid w:val="007E7B0E"/>
    <w:rsid w:val="007F23F5"/>
    <w:rsid w:val="00800119"/>
    <w:rsid w:val="00800A84"/>
    <w:rsid w:val="00807481"/>
    <w:rsid w:val="0081583A"/>
    <w:rsid w:val="00815BFE"/>
    <w:rsid w:val="00821019"/>
    <w:rsid w:val="008217A1"/>
    <w:rsid w:val="00822B75"/>
    <w:rsid w:val="00836B1E"/>
    <w:rsid w:val="00854A86"/>
    <w:rsid w:val="00857EC4"/>
    <w:rsid w:val="00860A07"/>
    <w:rsid w:val="00866FAF"/>
    <w:rsid w:val="0088415B"/>
    <w:rsid w:val="00896968"/>
    <w:rsid w:val="008A534C"/>
    <w:rsid w:val="008A62C4"/>
    <w:rsid w:val="008A65BB"/>
    <w:rsid w:val="008A7DE2"/>
    <w:rsid w:val="008B0FC5"/>
    <w:rsid w:val="008B34FD"/>
    <w:rsid w:val="008C13DA"/>
    <w:rsid w:val="008C28A1"/>
    <w:rsid w:val="008C56AC"/>
    <w:rsid w:val="008C6BD1"/>
    <w:rsid w:val="008C7335"/>
    <w:rsid w:val="008D410B"/>
    <w:rsid w:val="008E6B04"/>
    <w:rsid w:val="008F0CAC"/>
    <w:rsid w:val="0091009D"/>
    <w:rsid w:val="009113E0"/>
    <w:rsid w:val="00923603"/>
    <w:rsid w:val="00930026"/>
    <w:rsid w:val="00931F32"/>
    <w:rsid w:val="00934A13"/>
    <w:rsid w:val="009359B1"/>
    <w:rsid w:val="0095120E"/>
    <w:rsid w:val="00952BDC"/>
    <w:rsid w:val="009555EA"/>
    <w:rsid w:val="00971EFA"/>
    <w:rsid w:val="00981205"/>
    <w:rsid w:val="009817E3"/>
    <w:rsid w:val="009A5AC5"/>
    <w:rsid w:val="009C3878"/>
    <w:rsid w:val="009E00D5"/>
    <w:rsid w:val="00A02FE7"/>
    <w:rsid w:val="00A46A24"/>
    <w:rsid w:val="00A47586"/>
    <w:rsid w:val="00A47F4A"/>
    <w:rsid w:val="00A52138"/>
    <w:rsid w:val="00A55544"/>
    <w:rsid w:val="00A64517"/>
    <w:rsid w:val="00A76587"/>
    <w:rsid w:val="00A83707"/>
    <w:rsid w:val="00A92EA7"/>
    <w:rsid w:val="00A933A7"/>
    <w:rsid w:val="00AA5E80"/>
    <w:rsid w:val="00AC453B"/>
    <w:rsid w:val="00AC7671"/>
    <w:rsid w:val="00AE4D5B"/>
    <w:rsid w:val="00AF5470"/>
    <w:rsid w:val="00B022AA"/>
    <w:rsid w:val="00B0456E"/>
    <w:rsid w:val="00B046D2"/>
    <w:rsid w:val="00B31C82"/>
    <w:rsid w:val="00B34629"/>
    <w:rsid w:val="00B360BD"/>
    <w:rsid w:val="00B412B7"/>
    <w:rsid w:val="00B45EF7"/>
    <w:rsid w:val="00B64F99"/>
    <w:rsid w:val="00B80A8F"/>
    <w:rsid w:val="00B813B6"/>
    <w:rsid w:val="00BA1C54"/>
    <w:rsid w:val="00BA4579"/>
    <w:rsid w:val="00BB2029"/>
    <w:rsid w:val="00BC1BBB"/>
    <w:rsid w:val="00BC1CA4"/>
    <w:rsid w:val="00BD3F3E"/>
    <w:rsid w:val="00BD59D4"/>
    <w:rsid w:val="00BD5A08"/>
    <w:rsid w:val="00C07920"/>
    <w:rsid w:val="00C258D0"/>
    <w:rsid w:val="00C42D2E"/>
    <w:rsid w:val="00C66F11"/>
    <w:rsid w:val="00C76336"/>
    <w:rsid w:val="00CA4451"/>
    <w:rsid w:val="00CA7A33"/>
    <w:rsid w:val="00CC05D3"/>
    <w:rsid w:val="00CC4508"/>
    <w:rsid w:val="00CD12BC"/>
    <w:rsid w:val="00CE209C"/>
    <w:rsid w:val="00D10555"/>
    <w:rsid w:val="00D2169A"/>
    <w:rsid w:val="00D24623"/>
    <w:rsid w:val="00D35BBD"/>
    <w:rsid w:val="00D41AE1"/>
    <w:rsid w:val="00D643A3"/>
    <w:rsid w:val="00D920A2"/>
    <w:rsid w:val="00D93805"/>
    <w:rsid w:val="00D93959"/>
    <w:rsid w:val="00DA09C7"/>
    <w:rsid w:val="00DA797E"/>
    <w:rsid w:val="00DB7860"/>
    <w:rsid w:val="00DD094E"/>
    <w:rsid w:val="00DD24AA"/>
    <w:rsid w:val="00DD3093"/>
    <w:rsid w:val="00DE19EB"/>
    <w:rsid w:val="00DE31A4"/>
    <w:rsid w:val="00DE3640"/>
    <w:rsid w:val="00DE6D84"/>
    <w:rsid w:val="00DF4DB8"/>
    <w:rsid w:val="00DF7655"/>
    <w:rsid w:val="00DF7EBA"/>
    <w:rsid w:val="00E06FDD"/>
    <w:rsid w:val="00E16732"/>
    <w:rsid w:val="00E2046C"/>
    <w:rsid w:val="00E27874"/>
    <w:rsid w:val="00E402CE"/>
    <w:rsid w:val="00E41140"/>
    <w:rsid w:val="00E447BD"/>
    <w:rsid w:val="00E46564"/>
    <w:rsid w:val="00E5217E"/>
    <w:rsid w:val="00E55DFB"/>
    <w:rsid w:val="00E628C6"/>
    <w:rsid w:val="00E702EE"/>
    <w:rsid w:val="00E82754"/>
    <w:rsid w:val="00E859C2"/>
    <w:rsid w:val="00E90A9E"/>
    <w:rsid w:val="00E92EE3"/>
    <w:rsid w:val="00E949E7"/>
    <w:rsid w:val="00E969A7"/>
    <w:rsid w:val="00EA48F2"/>
    <w:rsid w:val="00EB00DC"/>
    <w:rsid w:val="00EC5B86"/>
    <w:rsid w:val="00EE21EC"/>
    <w:rsid w:val="00EF08E4"/>
    <w:rsid w:val="00F01021"/>
    <w:rsid w:val="00F11D6F"/>
    <w:rsid w:val="00F1250F"/>
    <w:rsid w:val="00F2737C"/>
    <w:rsid w:val="00F30CA5"/>
    <w:rsid w:val="00F31DA7"/>
    <w:rsid w:val="00F35F75"/>
    <w:rsid w:val="00F3687F"/>
    <w:rsid w:val="00F4265B"/>
    <w:rsid w:val="00F466D7"/>
    <w:rsid w:val="00F540C7"/>
    <w:rsid w:val="00F5768E"/>
    <w:rsid w:val="00F75C18"/>
    <w:rsid w:val="00F76FE1"/>
    <w:rsid w:val="00F85B67"/>
    <w:rsid w:val="00F97C8E"/>
    <w:rsid w:val="00FB4259"/>
    <w:rsid w:val="00FB5E6C"/>
    <w:rsid w:val="00FD3BD5"/>
    <w:rsid w:val="00FD7758"/>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086E76"/>
  <w15:chartTrackingRefBased/>
  <w15:docId w15:val="{EC17AE98-E404-420A-8CEF-9CF782D7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42E7"/>
    <w:pPr>
      <w:spacing w:after="0" w:line="36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560DDF"/>
    <w:pPr>
      <w:keepNext/>
      <w:pageBreakBefore/>
      <w:numPr>
        <w:numId w:val="1"/>
      </w:numPr>
      <w:spacing w:before="240" w:after="60"/>
      <w:outlineLvl w:val="0"/>
    </w:pPr>
    <w:rPr>
      <w:b/>
      <w:bCs/>
      <w:kern w:val="32"/>
      <w:sz w:val="28"/>
      <w:szCs w:val="32"/>
    </w:rPr>
  </w:style>
  <w:style w:type="paragraph" w:styleId="Nagwek2">
    <w:name w:val="heading 2"/>
    <w:basedOn w:val="Normalny"/>
    <w:next w:val="Normalny"/>
    <w:link w:val="Nagwek2Znak"/>
    <w:unhideWhenUsed/>
    <w:qFormat/>
    <w:rsid w:val="00560DDF"/>
    <w:pPr>
      <w:keepNext/>
      <w:numPr>
        <w:ilvl w:val="1"/>
        <w:numId w:val="1"/>
      </w:numPr>
      <w:spacing w:before="240" w:after="60"/>
      <w:outlineLvl w:val="1"/>
    </w:pPr>
    <w:rPr>
      <w:b/>
      <w:bCs/>
      <w:iCs/>
      <w:sz w:val="28"/>
      <w:szCs w:val="28"/>
    </w:rPr>
  </w:style>
  <w:style w:type="paragraph" w:styleId="Nagwek3">
    <w:name w:val="heading 3"/>
    <w:basedOn w:val="Normalny"/>
    <w:next w:val="Normalny"/>
    <w:link w:val="Nagwek3Znak"/>
    <w:unhideWhenUsed/>
    <w:qFormat/>
    <w:rsid w:val="00560DDF"/>
    <w:pPr>
      <w:keepNext/>
      <w:numPr>
        <w:ilvl w:val="2"/>
        <w:numId w:val="1"/>
      </w:numPr>
      <w:spacing w:before="240" w:after="60"/>
      <w:outlineLvl w:val="2"/>
    </w:pPr>
    <w:rPr>
      <w:rFonts w:ascii="Calibri Light" w:hAnsi="Calibri Light"/>
      <w:b/>
      <w:bCs/>
      <w:sz w:val="26"/>
      <w:szCs w:val="26"/>
    </w:rPr>
  </w:style>
  <w:style w:type="paragraph" w:styleId="Nagwek4">
    <w:name w:val="heading 4"/>
    <w:basedOn w:val="Normalny"/>
    <w:next w:val="Normalny"/>
    <w:link w:val="Nagwek4Znak"/>
    <w:semiHidden/>
    <w:unhideWhenUsed/>
    <w:qFormat/>
    <w:rsid w:val="00560DDF"/>
    <w:pPr>
      <w:keepNext/>
      <w:numPr>
        <w:ilvl w:val="3"/>
        <w:numId w:val="1"/>
      </w:numPr>
      <w:spacing w:before="240" w:after="60"/>
      <w:outlineLvl w:val="3"/>
    </w:pPr>
    <w:rPr>
      <w:rFonts w:ascii="Calibri" w:hAnsi="Calibri"/>
      <w:b/>
      <w:bCs/>
      <w:sz w:val="28"/>
      <w:szCs w:val="28"/>
    </w:rPr>
  </w:style>
  <w:style w:type="paragraph" w:styleId="Nagwek5">
    <w:name w:val="heading 5"/>
    <w:basedOn w:val="Normalny"/>
    <w:next w:val="Normalny"/>
    <w:link w:val="Nagwek5Znak"/>
    <w:semiHidden/>
    <w:unhideWhenUsed/>
    <w:qFormat/>
    <w:rsid w:val="00560DDF"/>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semiHidden/>
    <w:unhideWhenUsed/>
    <w:qFormat/>
    <w:rsid w:val="00560DDF"/>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semiHidden/>
    <w:unhideWhenUsed/>
    <w:qFormat/>
    <w:rsid w:val="00560DDF"/>
    <w:pPr>
      <w:numPr>
        <w:ilvl w:val="6"/>
        <w:numId w:val="1"/>
      </w:numPr>
      <w:spacing w:before="240" w:after="60"/>
      <w:outlineLvl w:val="6"/>
    </w:pPr>
    <w:rPr>
      <w:rFonts w:ascii="Calibri" w:hAnsi="Calibri"/>
    </w:rPr>
  </w:style>
  <w:style w:type="paragraph" w:styleId="Nagwek8">
    <w:name w:val="heading 8"/>
    <w:basedOn w:val="Normalny"/>
    <w:next w:val="Normalny"/>
    <w:link w:val="Nagwek8Znak"/>
    <w:semiHidden/>
    <w:unhideWhenUsed/>
    <w:qFormat/>
    <w:rsid w:val="00560DDF"/>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semiHidden/>
    <w:unhideWhenUsed/>
    <w:qFormat/>
    <w:rsid w:val="00560DDF"/>
    <w:pPr>
      <w:numPr>
        <w:ilvl w:val="8"/>
        <w:numId w:val="1"/>
      </w:numPr>
      <w:spacing w:before="240" w:after="60"/>
      <w:outlineLvl w:val="8"/>
    </w:pPr>
    <w:rPr>
      <w:rFonts w:ascii="Calibri Light"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560DDF"/>
    <w:rPr>
      <w:rFonts w:ascii="Times New Roman" w:eastAsia="Times New Roman" w:hAnsi="Times New Roman" w:cs="Times New Roman"/>
      <w:b/>
      <w:bCs/>
      <w:kern w:val="32"/>
      <w:sz w:val="28"/>
      <w:szCs w:val="32"/>
      <w:lang w:eastAsia="pl-PL"/>
    </w:rPr>
  </w:style>
  <w:style w:type="character" w:customStyle="1" w:styleId="Nagwek2Znak">
    <w:name w:val="Nagłówek 2 Znak"/>
    <w:basedOn w:val="Domylnaczcionkaakapitu"/>
    <w:link w:val="Nagwek2"/>
    <w:rsid w:val="00560DDF"/>
    <w:rPr>
      <w:rFonts w:ascii="Times New Roman" w:eastAsia="Times New Roman" w:hAnsi="Times New Roman" w:cs="Times New Roman"/>
      <w:b/>
      <w:bCs/>
      <w:iCs/>
      <w:sz w:val="28"/>
      <w:szCs w:val="28"/>
      <w:lang w:eastAsia="pl-PL"/>
    </w:rPr>
  </w:style>
  <w:style w:type="character" w:customStyle="1" w:styleId="Nagwek3Znak">
    <w:name w:val="Nagłówek 3 Znak"/>
    <w:basedOn w:val="Domylnaczcionkaakapitu"/>
    <w:link w:val="Nagwek3"/>
    <w:rsid w:val="00560DDF"/>
    <w:rPr>
      <w:rFonts w:ascii="Calibri Light" w:eastAsia="Times New Roman" w:hAnsi="Calibri Light" w:cs="Times New Roman"/>
      <w:b/>
      <w:bCs/>
      <w:sz w:val="26"/>
      <w:szCs w:val="26"/>
      <w:lang w:eastAsia="pl-PL"/>
    </w:rPr>
  </w:style>
  <w:style w:type="character" w:customStyle="1" w:styleId="Nagwek4Znak">
    <w:name w:val="Nagłówek 4 Znak"/>
    <w:basedOn w:val="Domylnaczcionkaakapitu"/>
    <w:link w:val="Nagwek4"/>
    <w:semiHidden/>
    <w:rsid w:val="00560DDF"/>
    <w:rPr>
      <w:rFonts w:ascii="Calibri" w:eastAsia="Times New Roman" w:hAnsi="Calibri" w:cs="Times New Roman"/>
      <w:b/>
      <w:bCs/>
      <w:sz w:val="28"/>
      <w:szCs w:val="28"/>
      <w:lang w:eastAsia="pl-PL"/>
    </w:rPr>
  </w:style>
  <w:style w:type="character" w:customStyle="1" w:styleId="Nagwek5Znak">
    <w:name w:val="Nagłówek 5 Znak"/>
    <w:basedOn w:val="Domylnaczcionkaakapitu"/>
    <w:link w:val="Nagwek5"/>
    <w:semiHidden/>
    <w:rsid w:val="00560DDF"/>
    <w:rPr>
      <w:rFonts w:ascii="Calibri" w:eastAsia="Times New Roman" w:hAnsi="Calibri" w:cs="Times New Roman"/>
      <w:b/>
      <w:bCs/>
      <w:i/>
      <w:iCs/>
      <w:sz w:val="26"/>
      <w:szCs w:val="26"/>
      <w:lang w:eastAsia="pl-PL"/>
    </w:rPr>
  </w:style>
  <w:style w:type="character" w:customStyle="1" w:styleId="Nagwek6Znak">
    <w:name w:val="Nagłówek 6 Znak"/>
    <w:basedOn w:val="Domylnaczcionkaakapitu"/>
    <w:link w:val="Nagwek6"/>
    <w:semiHidden/>
    <w:rsid w:val="00560DDF"/>
    <w:rPr>
      <w:rFonts w:ascii="Calibri" w:eastAsia="Times New Roman" w:hAnsi="Calibri" w:cs="Times New Roman"/>
      <w:b/>
      <w:bCs/>
      <w:lang w:eastAsia="pl-PL"/>
    </w:rPr>
  </w:style>
  <w:style w:type="character" w:customStyle="1" w:styleId="Nagwek7Znak">
    <w:name w:val="Nagłówek 7 Znak"/>
    <w:basedOn w:val="Domylnaczcionkaakapitu"/>
    <w:link w:val="Nagwek7"/>
    <w:semiHidden/>
    <w:rsid w:val="00560DDF"/>
    <w:rPr>
      <w:rFonts w:ascii="Calibri" w:eastAsia="Times New Roman" w:hAnsi="Calibri" w:cs="Times New Roman"/>
      <w:sz w:val="24"/>
      <w:szCs w:val="24"/>
      <w:lang w:eastAsia="pl-PL"/>
    </w:rPr>
  </w:style>
  <w:style w:type="character" w:customStyle="1" w:styleId="Nagwek8Znak">
    <w:name w:val="Nagłówek 8 Znak"/>
    <w:basedOn w:val="Domylnaczcionkaakapitu"/>
    <w:link w:val="Nagwek8"/>
    <w:semiHidden/>
    <w:rsid w:val="00560DDF"/>
    <w:rPr>
      <w:rFonts w:ascii="Calibri" w:eastAsia="Times New Roman" w:hAnsi="Calibri" w:cs="Times New Roman"/>
      <w:i/>
      <w:iCs/>
      <w:sz w:val="24"/>
      <w:szCs w:val="24"/>
      <w:lang w:eastAsia="pl-PL"/>
    </w:rPr>
  </w:style>
  <w:style w:type="character" w:customStyle="1" w:styleId="Nagwek9Znak">
    <w:name w:val="Nagłówek 9 Znak"/>
    <w:basedOn w:val="Domylnaczcionkaakapitu"/>
    <w:link w:val="Nagwek9"/>
    <w:semiHidden/>
    <w:rsid w:val="00560DDF"/>
    <w:rPr>
      <w:rFonts w:ascii="Calibri Light" w:eastAsia="Times New Roman" w:hAnsi="Calibri Light" w:cs="Times New Roman"/>
      <w:lang w:eastAsia="pl-PL"/>
    </w:rPr>
  </w:style>
  <w:style w:type="paragraph" w:styleId="Akapitzlist">
    <w:name w:val="List Paragraph"/>
    <w:basedOn w:val="Normalny"/>
    <w:uiPriority w:val="34"/>
    <w:qFormat/>
    <w:rsid w:val="00DA09C7"/>
    <w:pPr>
      <w:ind w:left="720"/>
      <w:contextualSpacing/>
    </w:pPr>
  </w:style>
  <w:style w:type="paragraph" w:styleId="Nagwek">
    <w:name w:val="header"/>
    <w:basedOn w:val="Normalny"/>
    <w:link w:val="NagwekZnak"/>
    <w:uiPriority w:val="99"/>
    <w:unhideWhenUsed/>
    <w:rsid w:val="00E447BD"/>
    <w:pPr>
      <w:tabs>
        <w:tab w:val="center" w:pos="4536"/>
        <w:tab w:val="right" w:pos="9072"/>
      </w:tabs>
      <w:spacing w:line="240" w:lineRule="auto"/>
    </w:pPr>
  </w:style>
  <w:style w:type="character" w:customStyle="1" w:styleId="NagwekZnak">
    <w:name w:val="Nagłówek Znak"/>
    <w:basedOn w:val="Domylnaczcionkaakapitu"/>
    <w:link w:val="Nagwek"/>
    <w:uiPriority w:val="99"/>
    <w:rsid w:val="00E447BD"/>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E447BD"/>
    <w:pPr>
      <w:tabs>
        <w:tab w:val="center" w:pos="4536"/>
        <w:tab w:val="right" w:pos="9072"/>
      </w:tabs>
      <w:spacing w:line="240" w:lineRule="auto"/>
    </w:pPr>
  </w:style>
  <w:style w:type="character" w:customStyle="1" w:styleId="StopkaZnak">
    <w:name w:val="Stopka Znak"/>
    <w:basedOn w:val="Domylnaczcionkaakapitu"/>
    <w:link w:val="Stopka"/>
    <w:uiPriority w:val="99"/>
    <w:rsid w:val="00E447BD"/>
    <w:rPr>
      <w:rFonts w:ascii="Times New Roman" w:eastAsia="Times New Roman" w:hAnsi="Times New Roman" w:cs="Times New Roman"/>
      <w:sz w:val="24"/>
      <w:szCs w:val="24"/>
      <w:lang w:eastAsia="pl-PL"/>
    </w:rPr>
  </w:style>
  <w:style w:type="paragraph" w:styleId="Nagwekspisutreci">
    <w:name w:val="TOC Heading"/>
    <w:basedOn w:val="Nagwek1"/>
    <w:next w:val="Normalny"/>
    <w:uiPriority w:val="39"/>
    <w:unhideWhenUsed/>
    <w:qFormat/>
    <w:rsid w:val="002B17EB"/>
    <w:pPr>
      <w:keepLines/>
      <w:pageBreakBefore w:val="0"/>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rPr>
  </w:style>
  <w:style w:type="paragraph" w:styleId="Spistreci1">
    <w:name w:val="toc 1"/>
    <w:basedOn w:val="Normalny"/>
    <w:next w:val="Normalny"/>
    <w:autoRedefine/>
    <w:uiPriority w:val="39"/>
    <w:unhideWhenUsed/>
    <w:rsid w:val="002B17EB"/>
    <w:pPr>
      <w:spacing w:after="100"/>
    </w:pPr>
  </w:style>
  <w:style w:type="character" w:styleId="Hipercze">
    <w:name w:val="Hyperlink"/>
    <w:basedOn w:val="Domylnaczcionkaakapitu"/>
    <w:uiPriority w:val="99"/>
    <w:unhideWhenUsed/>
    <w:rsid w:val="002B17EB"/>
    <w:rPr>
      <w:color w:val="0563C1" w:themeColor="hyperlink"/>
      <w:u w:val="single"/>
    </w:rPr>
  </w:style>
  <w:style w:type="paragraph" w:styleId="Spistreci2">
    <w:name w:val="toc 2"/>
    <w:basedOn w:val="Normalny"/>
    <w:next w:val="Normalny"/>
    <w:autoRedefine/>
    <w:uiPriority w:val="39"/>
    <w:unhideWhenUsed/>
    <w:rsid w:val="009817E3"/>
    <w:pPr>
      <w:tabs>
        <w:tab w:val="left" w:pos="880"/>
        <w:tab w:val="right" w:leader="dot" w:pos="9062"/>
      </w:tabs>
      <w:spacing w:after="100"/>
      <w:ind w:left="240"/>
      <w:pPrChange w:id="0" w:author="Marek Małek" w:date="2024-01-31T18:00:00Z">
        <w:pPr>
          <w:spacing w:after="100" w:line="360" w:lineRule="auto"/>
          <w:ind w:left="240"/>
        </w:pPr>
      </w:pPrChange>
    </w:pPr>
    <w:rPr>
      <w:rPrChange w:id="0" w:author="Marek Małek" w:date="2024-01-31T18:00:00Z">
        <w:rPr>
          <w:sz w:val="24"/>
          <w:szCs w:val="24"/>
          <w:lang w:val="pl-PL" w:eastAsia="pl-PL" w:bidi="ar-SA"/>
        </w:rPr>
      </w:rPrChange>
    </w:rPr>
  </w:style>
  <w:style w:type="paragraph" w:styleId="Tekstprzypisudolnego">
    <w:name w:val="footnote text"/>
    <w:basedOn w:val="Normalny"/>
    <w:link w:val="TekstprzypisudolnegoZnak"/>
    <w:uiPriority w:val="99"/>
    <w:semiHidden/>
    <w:unhideWhenUsed/>
    <w:rsid w:val="00836B1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36B1E"/>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836B1E"/>
    <w:rPr>
      <w:vertAlign w:val="superscript"/>
    </w:rPr>
  </w:style>
  <w:style w:type="character" w:styleId="Nierozpoznanawzmianka">
    <w:name w:val="Unresolved Mention"/>
    <w:basedOn w:val="Domylnaczcionkaakapitu"/>
    <w:uiPriority w:val="99"/>
    <w:semiHidden/>
    <w:unhideWhenUsed/>
    <w:rsid w:val="00836B1E"/>
    <w:rPr>
      <w:color w:val="605E5C"/>
      <w:shd w:val="clear" w:color="auto" w:fill="E1DFDD"/>
    </w:rPr>
  </w:style>
  <w:style w:type="paragraph" w:styleId="Legenda">
    <w:name w:val="caption"/>
    <w:basedOn w:val="Normalny"/>
    <w:next w:val="Normalny"/>
    <w:uiPriority w:val="35"/>
    <w:unhideWhenUsed/>
    <w:qFormat/>
    <w:rsid w:val="00E628C6"/>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76FE1"/>
  </w:style>
  <w:style w:type="paragraph" w:styleId="Tekstprzypisukocowego">
    <w:name w:val="endnote text"/>
    <w:basedOn w:val="Normalny"/>
    <w:link w:val="TekstprzypisukocowegoZnak"/>
    <w:uiPriority w:val="99"/>
    <w:semiHidden/>
    <w:unhideWhenUsed/>
    <w:rsid w:val="005D1BC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D1BC9"/>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5D1BC9"/>
    <w:rPr>
      <w:vertAlign w:val="superscript"/>
    </w:rPr>
  </w:style>
  <w:style w:type="character" w:styleId="Numerstrony">
    <w:name w:val="page number"/>
    <w:basedOn w:val="Domylnaczcionkaakapitu"/>
    <w:uiPriority w:val="99"/>
    <w:semiHidden/>
    <w:unhideWhenUsed/>
    <w:rsid w:val="00D643A3"/>
  </w:style>
  <w:style w:type="character" w:styleId="Tekstzastpczy">
    <w:name w:val="Placeholder Text"/>
    <w:basedOn w:val="Domylnaczcionkaakapitu"/>
    <w:uiPriority w:val="99"/>
    <w:semiHidden/>
    <w:rsid w:val="005B202D"/>
    <w:rPr>
      <w:color w:val="666666"/>
    </w:rPr>
  </w:style>
  <w:style w:type="character" w:styleId="Odwoaniedokomentarza">
    <w:name w:val="annotation reference"/>
    <w:basedOn w:val="Domylnaczcionkaakapitu"/>
    <w:uiPriority w:val="99"/>
    <w:semiHidden/>
    <w:unhideWhenUsed/>
    <w:rsid w:val="00D41AE1"/>
    <w:rPr>
      <w:sz w:val="16"/>
      <w:szCs w:val="16"/>
    </w:rPr>
  </w:style>
  <w:style w:type="paragraph" w:styleId="Tekstkomentarza">
    <w:name w:val="annotation text"/>
    <w:basedOn w:val="Normalny"/>
    <w:link w:val="TekstkomentarzaZnak"/>
    <w:uiPriority w:val="99"/>
    <w:unhideWhenUsed/>
    <w:rsid w:val="00D41AE1"/>
    <w:pPr>
      <w:spacing w:line="240" w:lineRule="auto"/>
    </w:pPr>
    <w:rPr>
      <w:sz w:val="20"/>
      <w:szCs w:val="20"/>
    </w:rPr>
  </w:style>
  <w:style w:type="character" w:customStyle="1" w:styleId="TekstkomentarzaZnak">
    <w:name w:val="Tekst komentarza Znak"/>
    <w:basedOn w:val="Domylnaczcionkaakapitu"/>
    <w:link w:val="Tekstkomentarza"/>
    <w:uiPriority w:val="99"/>
    <w:rsid w:val="00D41AE1"/>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D41AE1"/>
    <w:rPr>
      <w:b/>
      <w:bCs/>
    </w:rPr>
  </w:style>
  <w:style w:type="character" w:customStyle="1" w:styleId="TematkomentarzaZnak">
    <w:name w:val="Temat komentarza Znak"/>
    <w:basedOn w:val="TekstkomentarzaZnak"/>
    <w:link w:val="Tematkomentarza"/>
    <w:uiPriority w:val="99"/>
    <w:semiHidden/>
    <w:rsid w:val="00D41AE1"/>
    <w:rPr>
      <w:rFonts w:ascii="Times New Roman" w:eastAsia="Times New Roman" w:hAnsi="Times New Roman" w:cs="Times New Roman"/>
      <w:b/>
      <w:bCs/>
      <w:sz w:val="20"/>
      <w:szCs w:val="20"/>
      <w:lang w:eastAsia="pl-PL"/>
    </w:rPr>
  </w:style>
  <w:style w:type="paragraph" w:styleId="Poprawka">
    <w:name w:val="Revision"/>
    <w:hidden/>
    <w:uiPriority w:val="99"/>
    <w:semiHidden/>
    <w:rsid w:val="00D41AE1"/>
    <w:pPr>
      <w:spacing w:after="0"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08235B"/>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115081">
      <w:bodyDiv w:val="1"/>
      <w:marLeft w:val="0"/>
      <w:marRight w:val="0"/>
      <w:marTop w:val="0"/>
      <w:marBottom w:val="0"/>
      <w:divBdr>
        <w:top w:val="none" w:sz="0" w:space="0" w:color="auto"/>
        <w:left w:val="none" w:sz="0" w:space="0" w:color="auto"/>
        <w:bottom w:val="none" w:sz="0" w:space="0" w:color="auto"/>
        <w:right w:val="none" w:sz="0" w:space="0" w:color="auto"/>
      </w:divBdr>
    </w:div>
    <w:div w:id="1392313015">
      <w:bodyDiv w:val="1"/>
      <w:marLeft w:val="0"/>
      <w:marRight w:val="0"/>
      <w:marTop w:val="0"/>
      <w:marBottom w:val="0"/>
      <w:divBdr>
        <w:top w:val="none" w:sz="0" w:space="0" w:color="auto"/>
        <w:left w:val="none" w:sz="0" w:space="0" w:color="auto"/>
        <w:bottom w:val="none" w:sz="0" w:space="0" w:color="auto"/>
        <w:right w:val="none" w:sz="0" w:space="0" w:color="auto"/>
      </w:divBdr>
      <w:divsChild>
        <w:div w:id="665789411">
          <w:marLeft w:val="0"/>
          <w:marRight w:val="0"/>
          <w:marTop w:val="0"/>
          <w:marBottom w:val="0"/>
          <w:divBdr>
            <w:top w:val="single" w:sz="2" w:space="0" w:color="D9D9E3"/>
            <w:left w:val="single" w:sz="2" w:space="0" w:color="D9D9E3"/>
            <w:bottom w:val="single" w:sz="2" w:space="0" w:color="D9D9E3"/>
            <w:right w:val="single" w:sz="2" w:space="0" w:color="D9D9E3"/>
          </w:divBdr>
          <w:divsChild>
            <w:div w:id="17159612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8581">
                  <w:marLeft w:val="0"/>
                  <w:marRight w:val="0"/>
                  <w:marTop w:val="0"/>
                  <w:marBottom w:val="0"/>
                  <w:divBdr>
                    <w:top w:val="single" w:sz="2" w:space="0" w:color="D9D9E3"/>
                    <w:left w:val="single" w:sz="2" w:space="0" w:color="D9D9E3"/>
                    <w:bottom w:val="single" w:sz="2" w:space="0" w:color="D9D9E3"/>
                    <w:right w:val="single" w:sz="2" w:space="0" w:color="D9D9E3"/>
                  </w:divBdr>
                  <w:divsChild>
                    <w:div w:id="2004040138">
                      <w:marLeft w:val="0"/>
                      <w:marRight w:val="0"/>
                      <w:marTop w:val="0"/>
                      <w:marBottom w:val="0"/>
                      <w:divBdr>
                        <w:top w:val="single" w:sz="2" w:space="0" w:color="D9D9E3"/>
                        <w:left w:val="single" w:sz="2" w:space="0" w:color="D9D9E3"/>
                        <w:bottom w:val="single" w:sz="2" w:space="0" w:color="D9D9E3"/>
                        <w:right w:val="single" w:sz="2" w:space="0" w:color="D9D9E3"/>
                      </w:divBdr>
                      <w:divsChild>
                        <w:div w:id="498421885">
                          <w:marLeft w:val="0"/>
                          <w:marRight w:val="0"/>
                          <w:marTop w:val="0"/>
                          <w:marBottom w:val="0"/>
                          <w:divBdr>
                            <w:top w:val="single" w:sz="2" w:space="0" w:color="D9D9E3"/>
                            <w:left w:val="single" w:sz="2" w:space="0" w:color="D9D9E3"/>
                            <w:bottom w:val="single" w:sz="2" w:space="0" w:color="D9D9E3"/>
                            <w:right w:val="single" w:sz="2" w:space="0" w:color="D9D9E3"/>
                          </w:divBdr>
                          <w:divsChild>
                            <w:div w:id="1405646620">
                              <w:marLeft w:val="0"/>
                              <w:marRight w:val="0"/>
                              <w:marTop w:val="0"/>
                              <w:marBottom w:val="0"/>
                              <w:divBdr>
                                <w:top w:val="single" w:sz="2" w:space="0" w:color="D9D9E3"/>
                                <w:left w:val="single" w:sz="2" w:space="0" w:color="D9D9E3"/>
                                <w:bottom w:val="single" w:sz="2" w:space="0" w:color="D9D9E3"/>
                                <w:right w:val="single" w:sz="2" w:space="0" w:color="D9D9E3"/>
                              </w:divBdr>
                              <w:divsChild>
                                <w:div w:id="126163542">
                                  <w:marLeft w:val="0"/>
                                  <w:marRight w:val="0"/>
                                  <w:marTop w:val="0"/>
                                  <w:marBottom w:val="0"/>
                                  <w:divBdr>
                                    <w:top w:val="single" w:sz="2" w:space="0" w:color="D9D9E3"/>
                                    <w:left w:val="single" w:sz="2" w:space="0" w:color="D9D9E3"/>
                                    <w:bottom w:val="single" w:sz="2" w:space="0" w:color="D9D9E3"/>
                                    <w:right w:val="single" w:sz="2" w:space="0" w:color="D9D9E3"/>
                                  </w:divBdr>
                                  <w:divsChild>
                                    <w:div w:id="1164279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897858">
                      <w:marLeft w:val="0"/>
                      <w:marRight w:val="0"/>
                      <w:marTop w:val="0"/>
                      <w:marBottom w:val="0"/>
                      <w:divBdr>
                        <w:top w:val="single" w:sz="2" w:space="0" w:color="D9D9E3"/>
                        <w:left w:val="single" w:sz="2" w:space="0" w:color="D9D9E3"/>
                        <w:bottom w:val="single" w:sz="2" w:space="0" w:color="D9D9E3"/>
                        <w:right w:val="single" w:sz="2" w:space="0" w:color="D9D9E3"/>
                      </w:divBdr>
                      <w:divsChild>
                        <w:div w:id="93405047">
                          <w:marLeft w:val="0"/>
                          <w:marRight w:val="0"/>
                          <w:marTop w:val="0"/>
                          <w:marBottom w:val="0"/>
                          <w:divBdr>
                            <w:top w:val="single" w:sz="2" w:space="0" w:color="D9D9E3"/>
                            <w:left w:val="single" w:sz="2" w:space="0" w:color="D9D9E3"/>
                            <w:bottom w:val="single" w:sz="2" w:space="0" w:color="D9D9E3"/>
                            <w:right w:val="single" w:sz="2" w:space="0" w:color="D9D9E3"/>
                          </w:divBdr>
                        </w:div>
                        <w:div w:id="1219627877">
                          <w:marLeft w:val="0"/>
                          <w:marRight w:val="0"/>
                          <w:marTop w:val="0"/>
                          <w:marBottom w:val="0"/>
                          <w:divBdr>
                            <w:top w:val="single" w:sz="2" w:space="0" w:color="D9D9E3"/>
                            <w:left w:val="single" w:sz="2" w:space="0" w:color="D9D9E3"/>
                            <w:bottom w:val="single" w:sz="2" w:space="0" w:color="D9D9E3"/>
                            <w:right w:val="single" w:sz="2" w:space="0" w:color="D9D9E3"/>
                          </w:divBdr>
                          <w:divsChild>
                            <w:div w:id="652218751">
                              <w:marLeft w:val="0"/>
                              <w:marRight w:val="0"/>
                              <w:marTop w:val="0"/>
                              <w:marBottom w:val="0"/>
                              <w:divBdr>
                                <w:top w:val="single" w:sz="2" w:space="0" w:color="D9D9E3"/>
                                <w:left w:val="single" w:sz="2" w:space="0" w:color="D9D9E3"/>
                                <w:bottom w:val="single" w:sz="2" w:space="0" w:color="D9D9E3"/>
                                <w:right w:val="single" w:sz="2" w:space="0" w:color="D9D9E3"/>
                              </w:divBdr>
                              <w:divsChild>
                                <w:div w:id="778448823">
                                  <w:marLeft w:val="0"/>
                                  <w:marRight w:val="0"/>
                                  <w:marTop w:val="0"/>
                                  <w:marBottom w:val="0"/>
                                  <w:divBdr>
                                    <w:top w:val="single" w:sz="2" w:space="0" w:color="D9D9E3"/>
                                    <w:left w:val="single" w:sz="2" w:space="0" w:color="D9D9E3"/>
                                    <w:bottom w:val="single" w:sz="2" w:space="0" w:color="D9D9E3"/>
                                    <w:right w:val="single" w:sz="2" w:space="0" w:color="D9D9E3"/>
                                  </w:divBdr>
                                  <w:divsChild>
                                    <w:div w:id="155349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995892">
          <w:marLeft w:val="0"/>
          <w:marRight w:val="0"/>
          <w:marTop w:val="0"/>
          <w:marBottom w:val="0"/>
          <w:divBdr>
            <w:top w:val="single" w:sz="2" w:space="0" w:color="D9D9E3"/>
            <w:left w:val="single" w:sz="2" w:space="0" w:color="D9D9E3"/>
            <w:bottom w:val="single" w:sz="2" w:space="0" w:color="D9D9E3"/>
            <w:right w:val="single" w:sz="2" w:space="0" w:color="D9D9E3"/>
          </w:divBdr>
          <w:divsChild>
            <w:div w:id="151799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760403">
                  <w:marLeft w:val="0"/>
                  <w:marRight w:val="0"/>
                  <w:marTop w:val="0"/>
                  <w:marBottom w:val="0"/>
                  <w:divBdr>
                    <w:top w:val="single" w:sz="2" w:space="0" w:color="D9D9E3"/>
                    <w:left w:val="single" w:sz="2" w:space="0" w:color="D9D9E3"/>
                    <w:bottom w:val="single" w:sz="2" w:space="0" w:color="D9D9E3"/>
                    <w:right w:val="single" w:sz="2" w:space="0" w:color="D9D9E3"/>
                  </w:divBdr>
                  <w:divsChild>
                    <w:div w:id="2140877069">
                      <w:marLeft w:val="0"/>
                      <w:marRight w:val="0"/>
                      <w:marTop w:val="0"/>
                      <w:marBottom w:val="0"/>
                      <w:divBdr>
                        <w:top w:val="single" w:sz="2" w:space="0" w:color="D9D9E3"/>
                        <w:left w:val="single" w:sz="2" w:space="0" w:color="D9D9E3"/>
                        <w:bottom w:val="single" w:sz="2" w:space="0" w:color="D9D9E3"/>
                        <w:right w:val="single" w:sz="2" w:space="0" w:color="D9D9E3"/>
                      </w:divBdr>
                      <w:divsChild>
                        <w:div w:id="983434303">
                          <w:marLeft w:val="0"/>
                          <w:marRight w:val="0"/>
                          <w:marTop w:val="0"/>
                          <w:marBottom w:val="0"/>
                          <w:divBdr>
                            <w:top w:val="single" w:sz="2" w:space="0" w:color="D9D9E3"/>
                            <w:left w:val="single" w:sz="2" w:space="0" w:color="D9D9E3"/>
                            <w:bottom w:val="single" w:sz="2" w:space="0" w:color="D9D9E3"/>
                            <w:right w:val="single" w:sz="2" w:space="0" w:color="D9D9E3"/>
                          </w:divBdr>
                          <w:divsChild>
                            <w:div w:id="388578076">
                              <w:marLeft w:val="0"/>
                              <w:marRight w:val="0"/>
                              <w:marTop w:val="0"/>
                              <w:marBottom w:val="0"/>
                              <w:divBdr>
                                <w:top w:val="single" w:sz="2" w:space="0" w:color="D9D9E3"/>
                                <w:left w:val="single" w:sz="2" w:space="0" w:color="D9D9E3"/>
                                <w:bottom w:val="single" w:sz="2" w:space="0" w:color="D9D9E3"/>
                                <w:right w:val="single" w:sz="2" w:space="0" w:color="D9D9E3"/>
                              </w:divBdr>
                              <w:divsChild>
                                <w:div w:id="1454981562">
                                  <w:marLeft w:val="0"/>
                                  <w:marRight w:val="0"/>
                                  <w:marTop w:val="0"/>
                                  <w:marBottom w:val="0"/>
                                  <w:divBdr>
                                    <w:top w:val="single" w:sz="2" w:space="0" w:color="D9D9E3"/>
                                    <w:left w:val="single" w:sz="2" w:space="0" w:color="D9D9E3"/>
                                    <w:bottom w:val="single" w:sz="2" w:space="0" w:color="D9D9E3"/>
                                    <w:right w:val="single" w:sz="2" w:space="0" w:color="D9D9E3"/>
                                  </w:divBdr>
                                  <w:divsChild>
                                    <w:div w:id="104256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9786011">
                      <w:marLeft w:val="0"/>
                      <w:marRight w:val="0"/>
                      <w:marTop w:val="0"/>
                      <w:marBottom w:val="0"/>
                      <w:divBdr>
                        <w:top w:val="single" w:sz="2" w:space="0" w:color="D9D9E3"/>
                        <w:left w:val="single" w:sz="2" w:space="0" w:color="D9D9E3"/>
                        <w:bottom w:val="single" w:sz="2" w:space="0" w:color="D9D9E3"/>
                        <w:right w:val="single" w:sz="2" w:space="0" w:color="D9D9E3"/>
                      </w:divBdr>
                      <w:divsChild>
                        <w:div w:id="1134757615">
                          <w:marLeft w:val="0"/>
                          <w:marRight w:val="0"/>
                          <w:marTop w:val="0"/>
                          <w:marBottom w:val="0"/>
                          <w:divBdr>
                            <w:top w:val="single" w:sz="2" w:space="0" w:color="D9D9E3"/>
                            <w:left w:val="single" w:sz="2" w:space="0" w:color="D9D9E3"/>
                            <w:bottom w:val="single" w:sz="2" w:space="0" w:color="D9D9E3"/>
                            <w:right w:val="single" w:sz="2" w:space="0" w:color="D9D9E3"/>
                          </w:divBdr>
                        </w:div>
                        <w:div w:id="1847790329">
                          <w:marLeft w:val="0"/>
                          <w:marRight w:val="0"/>
                          <w:marTop w:val="0"/>
                          <w:marBottom w:val="0"/>
                          <w:divBdr>
                            <w:top w:val="single" w:sz="2" w:space="0" w:color="D9D9E3"/>
                            <w:left w:val="single" w:sz="2" w:space="0" w:color="D9D9E3"/>
                            <w:bottom w:val="single" w:sz="2" w:space="0" w:color="D9D9E3"/>
                            <w:right w:val="single" w:sz="2" w:space="0" w:color="D9D9E3"/>
                          </w:divBdr>
                          <w:divsChild>
                            <w:div w:id="540173088">
                              <w:marLeft w:val="0"/>
                              <w:marRight w:val="0"/>
                              <w:marTop w:val="0"/>
                              <w:marBottom w:val="0"/>
                              <w:divBdr>
                                <w:top w:val="single" w:sz="2" w:space="0" w:color="D9D9E3"/>
                                <w:left w:val="single" w:sz="2" w:space="0" w:color="D9D9E3"/>
                                <w:bottom w:val="single" w:sz="2" w:space="0" w:color="D9D9E3"/>
                                <w:right w:val="single" w:sz="2" w:space="0" w:color="D9D9E3"/>
                              </w:divBdr>
                              <w:divsChild>
                                <w:div w:id="1782142602">
                                  <w:marLeft w:val="0"/>
                                  <w:marRight w:val="0"/>
                                  <w:marTop w:val="0"/>
                                  <w:marBottom w:val="0"/>
                                  <w:divBdr>
                                    <w:top w:val="single" w:sz="2" w:space="0" w:color="D9D9E3"/>
                                    <w:left w:val="single" w:sz="2" w:space="0" w:color="D9D9E3"/>
                                    <w:bottom w:val="single" w:sz="2" w:space="0" w:color="D9D9E3"/>
                                    <w:right w:val="single" w:sz="2" w:space="0" w:color="D9D9E3"/>
                                  </w:divBdr>
                                  <w:divsChild>
                                    <w:div w:id="203353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969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37202-0143-4F25-9765-808ACCC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32</Pages>
  <Words>5856</Words>
  <Characters>35138</Characters>
  <Application>Microsoft Office Word</Application>
  <DocSecurity>0</DocSecurity>
  <Lines>292</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Małek</dc:creator>
  <cp:keywords/>
  <dc:description/>
  <cp:lastModifiedBy>Marek Małek</cp:lastModifiedBy>
  <cp:revision>209</cp:revision>
  <dcterms:created xsi:type="dcterms:W3CDTF">2023-01-17T16:46:00Z</dcterms:created>
  <dcterms:modified xsi:type="dcterms:W3CDTF">2024-01-31T17:01:00Z</dcterms:modified>
</cp:coreProperties>
</file>