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1C9C33C2" w:rsidR="003042E7" w:rsidRPr="005A0726" w:rsidRDefault="00206D75" w:rsidP="003042E7">
      <w:pPr>
        <w:spacing w:line="240" w:lineRule="auto"/>
        <w:jc w:val="center"/>
        <w:rPr>
          <w:color w:val="FF0000"/>
          <w:spacing w:val="20"/>
        </w:rPr>
      </w:pPr>
      <w:commentRangeStart w:id="1"/>
      <w:r>
        <w:rPr>
          <w:b/>
          <w:spacing w:val="20"/>
          <w:sz w:val="40"/>
          <w:szCs w:val="40"/>
        </w:rPr>
        <w:t xml:space="preserve">ANALIZA PORÓWNAWCZA </w:t>
      </w:r>
      <w:r w:rsidR="005962F6">
        <w:rPr>
          <w:b/>
          <w:spacing w:val="20"/>
          <w:sz w:val="40"/>
          <w:szCs w:val="40"/>
        </w:rPr>
        <w:t xml:space="preserve">KONWOLUCYJNYCH </w:t>
      </w:r>
      <w:r>
        <w:rPr>
          <w:b/>
          <w:spacing w:val="20"/>
          <w:sz w:val="40"/>
          <w:szCs w:val="40"/>
        </w:rPr>
        <w:t xml:space="preserve">SIECI NEURONOWYCH </w:t>
      </w:r>
      <w:del w:id="2" w:author="Marek Małek" w:date="2024-01-31T17:00:00Z">
        <w:r w:rsidDel="009E00D5">
          <w:rPr>
            <w:b/>
            <w:spacing w:val="20"/>
            <w:sz w:val="40"/>
            <w:szCs w:val="40"/>
          </w:rPr>
          <w:delText>INCEPTION RESNET V2 I XCEPTION</w:delText>
        </w:r>
        <w:r w:rsidR="005962F6" w:rsidDel="009E00D5">
          <w:rPr>
            <w:b/>
            <w:spacing w:val="20"/>
            <w:sz w:val="40"/>
            <w:szCs w:val="40"/>
          </w:rPr>
          <w:delText xml:space="preserve"> </w:delText>
        </w:r>
        <w:r w:rsidR="00981205" w:rsidDel="009E00D5">
          <w:rPr>
            <w:b/>
            <w:spacing w:val="20"/>
            <w:sz w:val="40"/>
            <w:szCs w:val="40"/>
          </w:rPr>
          <w:delText xml:space="preserve">W ZASTOSOWANIU ICH DO </w:delText>
        </w:r>
        <w:r w:rsidR="005962F6" w:rsidDel="009E00D5">
          <w:rPr>
            <w:b/>
            <w:spacing w:val="20"/>
            <w:sz w:val="40"/>
            <w:szCs w:val="40"/>
          </w:rPr>
          <w:delText>KATEGORYZOWANIA ZMIAN SKÓRNYCH</w:delText>
        </w:r>
      </w:del>
      <w:ins w:id="3" w:author="Marek Małek" w:date="2024-01-31T17:00:00Z">
        <w:r w:rsidR="009E00D5">
          <w:rPr>
            <w:b/>
            <w:spacing w:val="20"/>
            <w:sz w:val="40"/>
            <w:szCs w:val="40"/>
          </w:rPr>
          <w:t>W ROZPOZNAWANIU ZMIAN SKÓRNYCH</w:t>
        </w:r>
      </w:ins>
      <w:r w:rsidR="003042E7" w:rsidRPr="005A0726">
        <w:rPr>
          <w:color w:val="FF0000"/>
          <w:spacing w:val="20"/>
        </w:rPr>
        <w:t xml:space="preserve"> </w:t>
      </w:r>
      <w:commentRangeEnd w:id="1"/>
      <w:r w:rsidR="00D41AE1">
        <w:rPr>
          <w:rStyle w:val="Odwoaniedokomentarza"/>
        </w:rPr>
        <w:commentReference w:id="1"/>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4" w:name="_Toc110601087" w:displacedByCustomXml="next"/>
    <w:bookmarkStart w:id="5" w:name="_Toc103754509"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commentRangeStart w:id="6"/>
        <w:commentRangeStart w:id="7"/>
        <w:p w14:paraId="4FDF133E" w14:textId="5B7951A9" w:rsidR="007A700F" w:rsidRDefault="00952BDC">
          <w:pPr>
            <w:pStyle w:val="Spistreci1"/>
            <w:tabs>
              <w:tab w:val="right" w:leader="dot" w:pos="9062"/>
            </w:tabs>
            <w:rPr>
              <w:ins w:id="8" w:author="Marek Małek" w:date="2024-01-31T18:32:00Z"/>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ins w:id="9" w:author="Marek Małek" w:date="2024-01-31T18:32:00Z">
            <w:r w:rsidR="007A700F" w:rsidRPr="00643909">
              <w:rPr>
                <w:rStyle w:val="Hipercze"/>
                <w:noProof/>
              </w:rPr>
              <w:fldChar w:fldCharType="begin"/>
            </w:r>
            <w:r w:rsidR="007A700F" w:rsidRPr="00643909">
              <w:rPr>
                <w:rStyle w:val="Hipercze"/>
                <w:noProof/>
              </w:rPr>
              <w:instrText xml:space="preserve"> </w:instrText>
            </w:r>
            <w:r w:rsidR="007A700F">
              <w:rPr>
                <w:noProof/>
              </w:rPr>
              <w:instrText>HYPERLINK \l "_Toc157618369"</w:instrText>
            </w:r>
            <w:r w:rsidR="007A700F" w:rsidRPr="00643909">
              <w:rPr>
                <w:rStyle w:val="Hipercze"/>
                <w:noProof/>
              </w:rPr>
              <w:instrText xml:space="preserve"> </w:instrText>
            </w:r>
            <w:r w:rsidR="007A700F" w:rsidRPr="00643909">
              <w:rPr>
                <w:rStyle w:val="Hipercze"/>
                <w:noProof/>
              </w:rPr>
            </w:r>
            <w:r w:rsidR="007A700F" w:rsidRPr="00643909">
              <w:rPr>
                <w:rStyle w:val="Hipercze"/>
                <w:noProof/>
              </w:rPr>
              <w:fldChar w:fldCharType="separate"/>
            </w:r>
            <w:r w:rsidR="007A700F" w:rsidRPr="00643909">
              <w:rPr>
                <w:rStyle w:val="Hipercze"/>
                <w:noProof/>
              </w:rPr>
              <w:t>WSTĘP</w:t>
            </w:r>
            <w:r w:rsidR="007A700F">
              <w:rPr>
                <w:noProof/>
                <w:webHidden/>
              </w:rPr>
              <w:tab/>
            </w:r>
            <w:r w:rsidR="007A700F">
              <w:rPr>
                <w:noProof/>
                <w:webHidden/>
              </w:rPr>
              <w:fldChar w:fldCharType="begin"/>
            </w:r>
            <w:r w:rsidR="007A700F">
              <w:rPr>
                <w:noProof/>
                <w:webHidden/>
              </w:rPr>
              <w:instrText xml:space="preserve"> PAGEREF _Toc157618369 \h </w:instrText>
            </w:r>
            <w:r w:rsidR="007A700F">
              <w:rPr>
                <w:noProof/>
                <w:webHidden/>
              </w:rPr>
            </w:r>
          </w:ins>
          <w:r w:rsidR="007A700F">
            <w:rPr>
              <w:noProof/>
              <w:webHidden/>
            </w:rPr>
            <w:fldChar w:fldCharType="separate"/>
          </w:r>
          <w:ins w:id="10" w:author="Marek Małek" w:date="2024-01-31T18:32:00Z">
            <w:r w:rsidR="007A700F">
              <w:rPr>
                <w:noProof/>
                <w:webHidden/>
              </w:rPr>
              <w:t>2</w:t>
            </w:r>
            <w:r w:rsidR="007A700F">
              <w:rPr>
                <w:noProof/>
                <w:webHidden/>
              </w:rPr>
              <w:fldChar w:fldCharType="end"/>
            </w:r>
            <w:r w:rsidR="007A700F" w:rsidRPr="00643909">
              <w:rPr>
                <w:rStyle w:val="Hipercze"/>
                <w:noProof/>
              </w:rPr>
              <w:fldChar w:fldCharType="end"/>
            </w:r>
          </w:ins>
        </w:p>
        <w:p w14:paraId="3BF21FAB" w14:textId="74E28F6B" w:rsidR="007A700F" w:rsidRDefault="007A700F">
          <w:pPr>
            <w:pStyle w:val="Spistreci1"/>
            <w:tabs>
              <w:tab w:val="right" w:leader="dot" w:pos="9062"/>
            </w:tabs>
            <w:rPr>
              <w:ins w:id="11" w:author="Marek Małek" w:date="2024-01-31T18:32:00Z"/>
              <w:rFonts w:asciiTheme="minorHAnsi" w:eastAsiaTheme="minorEastAsia" w:hAnsiTheme="minorHAnsi" w:cstheme="minorBidi"/>
              <w:noProof/>
              <w:kern w:val="2"/>
              <w:sz w:val="22"/>
              <w:szCs w:val="22"/>
              <w14:ligatures w14:val="standardContextual"/>
            </w:rPr>
          </w:pPr>
          <w:ins w:id="12"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"_Toc157618370"</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1 – Historia Sieci Neuronowych</w:t>
            </w:r>
            <w:r>
              <w:rPr>
                <w:noProof/>
                <w:webHidden/>
              </w:rPr>
              <w:tab/>
            </w:r>
            <w:r>
              <w:rPr>
                <w:noProof/>
                <w:webHidden/>
              </w:rPr>
              <w:fldChar w:fldCharType="begin"/>
            </w:r>
            <w:r>
              <w:rPr>
                <w:noProof/>
                <w:webHidden/>
              </w:rPr>
              <w:instrText xml:space="preserve"> PAGEREF _Toc157618370 \h </w:instrText>
            </w:r>
            <w:r>
              <w:rPr>
                <w:noProof/>
                <w:webHidden/>
              </w:rPr>
            </w:r>
          </w:ins>
          <w:r>
            <w:rPr>
              <w:noProof/>
              <w:webHidden/>
            </w:rPr>
            <w:fldChar w:fldCharType="separate"/>
          </w:r>
          <w:ins w:id="13" w:author="Marek Małek" w:date="2024-01-31T18:32:00Z">
            <w:r>
              <w:rPr>
                <w:noProof/>
                <w:webHidden/>
              </w:rPr>
              <w:t>4</w:t>
            </w:r>
            <w:r>
              <w:rPr>
                <w:noProof/>
                <w:webHidden/>
              </w:rPr>
              <w:fldChar w:fldCharType="end"/>
            </w:r>
            <w:r w:rsidRPr="00643909">
              <w:rPr>
                <w:rStyle w:val="Hipercze"/>
                <w:noProof/>
              </w:rPr>
              <w:fldChar w:fldCharType="end"/>
            </w:r>
          </w:ins>
        </w:p>
        <w:p w14:paraId="52B5BD69" w14:textId="68D86807" w:rsidR="007A700F" w:rsidRDefault="007A700F">
          <w:pPr>
            <w:pStyle w:val="Spistreci2"/>
            <w:rPr>
              <w:ins w:id="14" w:author="Marek Małek" w:date="2024-01-31T18:32:00Z"/>
              <w:rFonts w:asciiTheme="minorHAnsi" w:eastAsiaTheme="minorEastAsia" w:hAnsiTheme="minorHAnsi" w:cstheme="minorBidi"/>
              <w:noProof/>
              <w:kern w:val="2"/>
              <w:sz w:val="22"/>
              <w:szCs w:val="22"/>
              <w14:ligatures w14:val="standardContextual"/>
            </w:rPr>
          </w:pPr>
          <w:ins w:id="15"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"_Toc157618371"</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1.1</w:t>
            </w:r>
            <w:r>
              <w:rPr>
                <w:rFonts w:asciiTheme="minorHAnsi" w:eastAsiaTheme="minorEastAsia" w:hAnsiTheme="minorHAnsi" w:cstheme="minorBidi"/>
                <w:noProof/>
                <w:kern w:val="2"/>
                <w:sz w:val="22"/>
                <w:szCs w:val="22"/>
                <w14:ligatures w14:val="standardContextual"/>
              </w:rPr>
              <w:tab/>
            </w:r>
            <w:r w:rsidRPr="00643909">
              <w:rPr>
                <w:rStyle w:val="Hipercze"/>
                <w:noProof/>
              </w:rPr>
              <w:t>Wprowadzenie</w:t>
            </w:r>
            <w:r>
              <w:rPr>
                <w:noProof/>
                <w:webHidden/>
              </w:rPr>
              <w:tab/>
            </w:r>
            <w:r>
              <w:rPr>
                <w:noProof/>
                <w:webHidden/>
              </w:rPr>
              <w:fldChar w:fldCharType="begin"/>
            </w:r>
            <w:r>
              <w:rPr>
                <w:noProof/>
                <w:webHidden/>
              </w:rPr>
              <w:instrText xml:space="preserve"> PAGEREF _Toc157618371 \h </w:instrText>
            </w:r>
            <w:r>
              <w:rPr>
                <w:noProof/>
                <w:webHidden/>
              </w:rPr>
            </w:r>
          </w:ins>
          <w:r>
            <w:rPr>
              <w:noProof/>
              <w:webHidden/>
            </w:rPr>
            <w:fldChar w:fldCharType="separate"/>
          </w:r>
          <w:ins w:id="16" w:author="Marek Małek" w:date="2024-01-31T18:32:00Z">
            <w:r>
              <w:rPr>
                <w:noProof/>
                <w:webHidden/>
              </w:rPr>
              <w:t>4</w:t>
            </w:r>
            <w:r>
              <w:rPr>
                <w:noProof/>
                <w:webHidden/>
              </w:rPr>
              <w:fldChar w:fldCharType="end"/>
            </w:r>
            <w:r w:rsidRPr="00643909">
              <w:rPr>
                <w:rStyle w:val="Hipercze"/>
                <w:noProof/>
              </w:rPr>
              <w:fldChar w:fldCharType="end"/>
            </w:r>
          </w:ins>
        </w:p>
        <w:p w14:paraId="21303A44" w14:textId="57A24F73" w:rsidR="007A700F" w:rsidRDefault="007A700F">
          <w:pPr>
            <w:pStyle w:val="Spistreci2"/>
            <w:rPr>
              <w:ins w:id="17" w:author="Marek Małek" w:date="2024-01-31T18:32:00Z"/>
              <w:rFonts w:asciiTheme="minorHAnsi" w:eastAsiaTheme="minorEastAsia" w:hAnsiTheme="minorHAnsi" w:cstheme="minorBidi"/>
              <w:noProof/>
              <w:kern w:val="2"/>
              <w:sz w:val="22"/>
              <w:szCs w:val="22"/>
              <w14:ligatures w14:val="standardContextual"/>
            </w:rPr>
          </w:pPr>
          <w:ins w:id="18"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"_Toc157618372"</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1.2</w:t>
            </w:r>
            <w:r>
              <w:rPr>
                <w:rFonts w:asciiTheme="minorHAnsi" w:eastAsiaTheme="minorEastAsia" w:hAnsiTheme="minorHAnsi" w:cstheme="minorBidi"/>
                <w:noProof/>
                <w:kern w:val="2"/>
                <w:sz w:val="22"/>
                <w:szCs w:val="22"/>
                <w14:ligatures w14:val="standardContextual"/>
              </w:rPr>
              <w:tab/>
            </w:r>
            <w:r w:rsidRPr="00643909">
              <w:rPr>
                <w:rStyle w:val="Hipercze"/>
                <w:noProof/>
              </w:rPr>
              <w:t>Konwolucyjne Sieci Neuronowe (CNN)</w:t>
            </w:r>
            <w:r>
              <w:rPr>
                <w:noProof/>
                <w:webHidden/>
              </w:rPr>
              <w:tab/>
            </w:r>
            <w:r>
              <w:rPr>
                <w:noProof/>
                <w:webHidden/>
              </w:rPr>
              <w:fldChar w:fldCharType="begin"/>
            </w:r>
            <w:r>
              <w:rPr>
                <w:noProof/>
                <w:webHidden/>
              </w:rPr>
              <w:instrText xml:space="preserve"> PAGEREF _Toc157618372 \h </w:instrText>
            </w:r>
            <w:r>
              <w:rPr>
                <w:noProof/>
                <w:webHidden/>
              </w:rPr>
            </w:r>
          </w:ins>
          <w:r>
            <w:rPr>
              <w:noProof/>
              <w:webHidden/>
            </w:rPr>
            <w:fldChar w:fldCharType="separate"/>
          </w:r>
          <w:ins w:id="19" w:author="Marek Małek" w:date="2024-01-31T18:32:00Z">
            <w:r>
              <w:rPr>
                <w:noProof/>
                <w:webHidden/>
              </w:rPr>
              <w:t>5</w:t>
            </w:r>
            <w:r>
              <w:rPr>
                <w:noProof/>
                <w:webHidden/>
              </w:rPr>
              <w:fldChar w:fldCharType="end"/>
            </w:r>
            <w:r w:rsidRPr="00643909">
              <w:rPr>
                <w:rStyle w:val="Hipercze"/>
                <w:noProof/>
              </w:rPr>
              <w:fldChar w:fldCharType="end"/>
            </w:r>
          </w:ins>
        </w:p>
        <w:p w14:paraId="5238035E" w14:textId="33C44604" w:rsidR="007A700F" w:rsidRDefault="007A700F">
          <w:pPr>
            <w:pStyle w:val="Spistreci2"/>
            <w:rPr>
              <w:ins w:id="20" w:author="Marek Małek" w:date="2024-01-31T18:32:00Z"/>
              <w:rFonts w:asciiTheme="minorHAnsi" w:eastAsiaTheme="minorEastAsia" w:hAnsiTheme="minorHAnsi" w:cstheme="minorBidi"/>
              <w:noProof/>
              <w:kern w:val="2"/>
              <w:sz w:val="22"/>
              <w:szCs w:val="22"/>
              <w14:ligatures w14:val="standardContextual"/>
            </w:rPr>
          </w:pPr>
          <w:ins w:id="21"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"_Toc157618373"</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1.3</w:t>
            </w:r>
            <w:r>
              <w:rPr>
                <w:rFonts w:asciiTheme="minorHAnsi" w:eastAsiaTheme="minorEastAsia" w:hAnsiTheme="minorHAnsi" w:cstheme="minorBidi"/>
                <w:noProof/>
                <w:kern w:val="2"/>
                <w:sz w:val="22"/>
                <w:szCs w:val="22"/>
                <w14:ligatures w14:val="standardContextual"/>
              </w:rPr>
              <w:tab/>
            </w:r>
            <w:r w:rsidRPr="00643909">
              <w:rPr>
                <w:rStyle w:val="Hipercze"/>
                <w:noProof/>
              </w:rPr>
              <w:t>Mechanizm propagacji wstecznej</w:t>
            </w:r>
            <w:r>
              <w:rPr>
                <w:noProof/>
                <w:webHidden/>
              </w:rPr>
              <w:tab/>
            </w:r>
            <w:r>
              <w:rPr>
                <w:noProof/>
                <w:webHidden/>
              </w:rPr>
              <w:fldChar w:fldCharType="begin"/>
            </w:r>
            <w:r>
              <w:rPr>
                <w:noProof/>
                <w:webHidden/>
              </w:rPr>
              <w:instrText xml:space="preserve"> PAGEREF _Toc157618373 \h </w:instrText>
            </w:r>
            <w:r>
              <w:rPr>
                <w:noProof/>
                <w:webHidden/>
              </w:rPr>
            </w:r>
          </w:ins>
          <w:r>
            <w:rPr>
              <w:noProof/>
              <w:webHidden/>
            </w:rPr>
            <w:fldChar w:fldCharType="separate"/>
          </w:r>
          <w:ins w:id="22" w:author="Marek Małek" w:date="2024-01-31T18:32:00Z">
            <w:r>
              <w:rPr>
                <w:noProof/>
                <w:webHidden/>
              </w:rPr>
              <w:t>6</w:t>
            </w:r>
            <w:r>
              <w:rPr>
                <w:noProof/>
                <w:webHidden/>
              </w:rPr>
              <w:fldChar w:fldCharType="end"/>
            </w:r>
            <w:r w:rsidRPr="00643909">
              <w:rPr>
                <w:rStyle w:val="Hipercze"/>
                <w:noProof/>
              </w:rPr>
              <w:fldChar w:fldCharType="end"/>
            </w:r>
          </w:ins>
        </w:p>
        <w:p w14:paraId="49E5FD9F" w14:textId="4A116664" w:rsidR="007A700F" w:rsidRDefault="007A700F">
          <w:pPr>
            <w:pStyle w:val="Spistreci2"/>
            <w:rPr>
              <w:ins w:id="23" w:author="Marek Małek" w:date="2024-01-31T18:32:00Z"/>
              <w:rFonts w:asciiTheme="minorHAnsi" w:eastAsiaTheme="minorEastAsia" w:hAnsiTheme="minorHAnsi" w:cstheme="minorBidi"/>
              <w:noProof/>
              <w:kern w:val="2"/>
              <w:sz w:val="22"/>
              <w:szCs w:val="22"/>
              <w14:ligatures w14:val="standardContextual"/>
            </w:rPr>
          </w:pPr>
          <w:ins w:id="24"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"_Toc157618374"</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1.4</w:t>
            </w:r>
            <w:r>
              <w:rPr>
                <w:rFonts w:asciiTheme="minorHAnsi" w:eastAsiaTheme="minorEastAsia" w:hAnsiTheme="minorHAnsi" w:cstheme="minorBidi"/>
                <w:noProof/>
                <w:kern w:val="2"/>
                <w:sz w:val="22"/>
                <w:szCs w:val="22"/>
                <w14:ligatures w14:val="standardContextual"/>
              </w:rPr>
              <w:tab/>
            </w:r>
            <w:r w:rsidRPr="00643909">
              <w:rPr>
                <w:rStyle w:val="Hipercze"/>
                <w:noProof/>
              </w:rPr>
              <w:t>Operacja konwolucji</w:t>
            </w:r>
            <w:r>
              <w:rPr>
                <w:noProof/>
                <w:webHidden/>
              </w:rPr>
              <w:tab/>
            </w:r>
            <w:r>
              <w:rPr>
                <w:noProof/>
                <w:webHidden/>
              </w:rPr>
              <w:fldChar w:fldCharType="begin"/>
            </w:r>
            <w:r>
              <w:rPr>
                <w:noProof/>
                <w:webHidden/>
              </w:rPr>
              <w:instrText xml:space="preserve"> PAGEREF _Toc157618374 \h </w:instrText>
            </w:r>
            <w:r>
              <w:rPr>
                <w:noProof/>
                <w:webHidden/>
              </w:rPr>
            </w:r>
          </w:ins>
          <w:r>
            <w:rPr>
              <w:noProof/>
              <w:webHidden/>
            </w:rPr>
            <w:fldChar w:fldCharType="separate"/>
          </w:r>
          <w:ins w:id="25" w:author="Marek Małek" w:date="2024-01-31T18:32:00Z">
            <w:r>
              <w:rPr>
                <w:noProof/>
                <w:webHidden/>
              </w:rPr>
              <w:t>7</w:t>
            </w:r>
            <w:r>
              <w:rPr>
                <w:noProof/>
                <w:webHidden/>
              </w:rPr>
              <w:fldChar w:fldCharType="end"/>
            </w:r>
            <w:r w:rsidRPr="00643909">
              <w:rPr>
                <w:rStyle w:val="Hipercze"/>
                <w:noProof/>
              </w:rPr>
              <w:fldChar w:fldCharType="end"/>
            </w:r>
          </w:ins>
        </w:p>
        <w:p w14:paraId="173F99C0" w14:textId="3BF3D119" w:rsidR="007A700F" w:rsidRDefault="007A700F">
          <w:pPr>
            <w:pStyle w:val="Spistreci2"/>
            <w:rPr>
              <w:ins w:id="26" w:author="Marek Małek" w:date="2024-01-31T18:32:00Z"/>
              <w:rFonts w:asciiTheme="minorHAnsi" w:eastAsiaTheme="minorEastAsia" w:hAnsiTheme="minorHAnsi" w:cstheme="minorBidi"/>
              <w:noProof/>
              <w:kern w:val="2"/>
              <w:sz w:val="22"/>
              <w:szCs w:val="22"/>
              <w14:ligatures w14:val="standardContextual"/>
            </w:rPr>
          </w:pPr>
          <w:ins w:id="27"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"_Toc157618375"</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1.5</w:t>
            </w:r>
            <w:r>
              <w:rPr>
                <w:rFonts w:asciiTheme="minorHAnsi" w:eastAsiaTheme="minorEastAsia" w:hAnsiTheme="minorHAnsi" w:cstheme="minorBidi"/>
                <w:noProof/>
                <w:kern w:val="2"/>
                <w:sz w:val="22"/>
                <w:szCs w:val="22"/>
                <w14:ligatures w14:val="standardContextual"/>
              </w:rPr>
              <w:tab/>
            </w:r>
            <w:r w:rsidRPr="00643909">
              <w:rPr>
                <w:rStyle w:val="Hipercze"/>
                <w:noProof/>
              </w:rPr>
              <w:t>Użyte narzędzia i technologie</w:t>
            </w:r>
            <w:r>
              <w:rPr>
                <w:noProof/>
                <w:webHidden/>
              </w:rPr>
              <w:tab/>
            </w:r>
            <w:r>
              <w:rPr>
                <w:noProof/>
                <w:webHidden/>
              </w:rPr>
              <w:fldChar w:fldCharType="begin"/>
            </w:r>
            <w:r>
              <w:rPr>
                <w:noProof/>
                <w:webHidden/>
              </w:rPr>
              <w:instrText xml:space="preserve"> PAGEREF _Toc157618375 \h </w:instrText>
            </w:r>
            <w:r>
              <w:rPr>
                <w:noProof/>
                <w:webHidden/>
              </w:rPr>
            </w:r>
          </w:ins>
          <w:r>
            <w:rPr>
              <w:noProof/>
              <w:webHidden/>
            </w:rPr>
            <w:fldChar w:fldCharType="separate"/>
          </w:r>
          <w:ins w:id="28" w:author="Marek Małek" w:date="2024-01-31T18:32:00Z">
            <w:r>
              <w:rPr>
                <w:noProof/>
                <w:webHidden/>
              </w:rPr>
              <w:t>8</w:t>
            </w:r>
            <w:r>
              <w:rPr>
                <w:noProof/>
                <w:webHidden/>
              </w:rPr>
              <w:fldChar w:fldCharType="end"/>
            </w:r>
            <w:r w:rsidRPr="00643909">
              <w:rPr>
                <w:rStyle w:val="Hipercze"/>
                <w:noProof/>
              </w:rPr>
              <w:fldChar w:fldCharType="end"/>
            </w:r>
          </w:ins>
        </w:p>
        <w:p w14:paraId="7DFA1E2F" w14:textId="691B3F77" w:rsidR="007A700F" w:rsidRDefault="007A700F">
          <w:pPr>
            <w:pStyle w:val="Spistreci1"/>
            <w:tabs>
              <w:tab w:val="right" w:leader="dot" w:pos="9062"/>
            </w:tabs>
            <w:rPr>
              <w:ins w:id="29" w:author="Marek Małek" w:date="2024-01-31T18:32:00Z"/>
              <w:rFonts w:asciiTheme="minorHAnsi" w:eastAsiaTheme="minorEastAsia" w:hAnsiTheme="minorHAnsi" w:cstheme="minorBidi"/>
              <w:noProof/>
              <w:kern w:val="2"/>
              <w:sz w:val="22"/>
              <w:szCs w:val="22"/>
              <w14:ligatures w14:val="standardContextual"/>
            </w:rPr>
          </w:pPr>
          <w:ins w:id="30"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"_Toc157618376"</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_Toc157618376 \h </w:instrText>
            </w:r>
            <w:r>
              <w:rPr>
                <w:noProof/>
                <w:webHidden/>
              </w:rPr>
            </w:r>
          </w:ins>
          <w:r>
            <w:rPr>
              <w:noProof/>
              <w:webHidden/>
            </w:rPr>
            <w:fldChar w:fldCharType="separate"/>
          </w:r>
          <w:ins w:id="31" w:author="Marek Małek" w:date="2024-01-31T18:32:00Z">
            <w:r>
              <w:rPr>
                <w:noProof/>
                <w:webHidden/>
              </w:rPr>
              <w:t>9</w:t>
            </w:r>
            <w:r>
              <w:rPr>
                <w:noProof/>
                <w:webHidden/>
              </w:rPr>
              <w:fldChar w:fldCharType="end"/>
            </w:r>
            <w:r w:rsidRPr="00643909">
              <w:rPr>
                <w:rStyle w:val="Hipercze"/>
                <w:noProof/>
              </w:rPr>
              <w:fldChar w:fldCharType="end"/>
            </w:r>
          </w:ins>
        </w:p>
        <w:p w14:paraId="7F64DD31" w14:textId="11AAC375" w:rsidR="007A700F" w:rsidRDefault="007A700F">
          <w:pPr>
            <w:pStyle w:val="Spistreci2"/>
            <w:rPr>
              <w:ins w:id="32" w:author="Marek Małek" w:date="2024-01-31T18:32:00Z"/>
              <w:rFonts w:asciiTheme="minorHAnsi" w:eastAsiaTheme="minorEastAsia" w:hAnsiTheme="minorHAnsi" w:cstheme="minorBidi"/>
              <w:noProof/>
              <w:kern w:val="2"/>
              <w:sz w:val="22"/>
              <w:szCs w:val="22"/>
              <w14:ligatures w14:val="standardContextual"/>
            </w:rPr>
          </w:pPr>
          <w:ins w:id="33"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"_Toc157618378"</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2.1</w:t>
            </w:r>
            <w:r>
              <w:rPr>
                <w:rFonts w:asciiTheme="minorHAnsi" w:eastAsiaTheme="minorEastAsia" w:hAnsiTheme="minorHAnsi" w:cstheme="minorBidi"/>
                <w:noProof/>
                <w:kern w:val="2"/>
                <w:sz w:val="22"/>
                <w:szCs w:val="22"/>
                <w14:ligatures w14:val="standardContextual"/>
              </w:rPr>
              <w:tab/>
            </w:r>
            <w:r w:rsidRPr="00643909">
              <w:rPr>
                <w:rStyle w:val="Hipercze"/>
                <w:noProof/>
              </w:rPr>
              <w:t>Architektura InceptionResNetV2</w:t>
            </w:r>
            <w:r>
              <w:rPr>
                <w:noProof/>
                <w:webHidden/>
              </w:rPr>
              <w:tab/>
            </w:r>
            <w:r>
              <w:rPr>
                <w:noProof/>
                <w:webHidden/>
              </w:rPr>
              <w:fldChar w:fldCharType="begin"/>
            </w:r>
            <w:r>
              <w:rPr>
                <w:noProof/>
                <w:webHidden/>
              </w:rPr>
              <w:instrText xml:space="preserve"> PAGEREF _Toc157618378 \h </w:instrText>
            </w:r>
            <w:r>
              <w:rPr>
                <w:noProof/>
                <w:webHidden/>
              </w:rPr>
            </w:r>
          </w:ins>
          <w:r>
            <w:rPr>
              <w:noProof/>
              <w:webHidden/>
            </w:rPr>
            <w:fldChar w:fldCharType="separate"/>
          </w:r>
          <w:ins w:id="34" w:author="Marek Małek" w:date="2024-01-31T18:32:00Z">
            <w:r>
              <w:rPr>
                <w:noProof/>
                <w:webHidden/>
              </w:rPr>
              <w:t>9</w:t>
            </w:r>
            <w:r>
              <w:rPr>
                <w:noProof/>
                <w:webHidden/>
              </w:rPr>
              <w:fldChar w:fldCharType="end"/>
            </w:r>
            <w:r w:rsidRPr="00643909">
              <w:rPr>
                <w:rStyle w:val="Hipercze"/>
                <w:noProof/>
              </w:rPr>
              <w:fldChar w:fldCharType="end"/>
            </w:r>
          </w:ins>
        </w:p>
        <w:p w14:paraId="5B86A533" w14:textId="78144417" w:rsidR="007A700F" w:rsidRDefault="007A700F">
          <w:pPr>
            <w:pStyle w:val="Spistreci2"/>
            <w:rPr>
              <w:ins w:id="35" w:author="Marek Małek" w:date="2024-01-31T18:32:00Z"/>
              <w:rFonts w:asciiTheme="minorHAnsi" w:eastAsiaTheme="minorEastAsia" w:hAnsiTheme="minorHAnsi" w:cstheme="minorBidi"/>
              <w:noProof/>
              <w:kern w:val="2"/>
              <w:sz w:val="22"/>
              <w:szCs w:val="22"/>
              <w14:ligatures w14:val="standardContextual"/>
            </w:rPr>
          </w:pPr>
          <w:ins w:id="36"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"_Toc157618379"</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2.2</w:t>
            </w:r>
            <w:r>
              <w:rPr>
                <w:rFonts w:asciiTheme="minorHAnsi" w:eastAsiaTheme="minorEastAsia" w:hAnsiTheme="minorHAnsi" w:cstheme="minorBidi"/>
                <w:noProof/>
                <w:kern w:val="2"/>
                <w:sz w:val="22"/>
                <w:szCs w:val="22"/>
                <w14:ligatures w14:val="standardContextual"/>
              </w:rPr>
              <w:tab/>
            </w:r>
            <w:r w:rsidRPr="00643909">
              <w:rPr>
                <w:rStyle w:val="Hipercze"/>
                <w:noProof/>
              </w:rPr>
              <w:t>Architektura Xception</w:t>
            </w:r>
            <w:r>
              <w:rPr>
                <w:noProof/>
                <w:webHidden/>
              </w:rPr>
              <w:tab/>
            </w:r>
            <w:r>
              <w:rPr>
                <w:noProof/>
                <w:webHidden/>
              </w:rPr>
              <w:fldChar w:fldCharType="begin"/>
            </w:r>
            <w:r>
              <w:rPr>
                <w:noProof/>
                <w:webHidden/>
              </w:rPr>
              <w:instrText xml:space="preserve"> PAGEREF _Toc157618379 \h </w:instrText>
            </w:r>
            <w:r>
              <w:rPr>
                <w:noProof/>
                <w:webHidden/>
              </w:rPr>
            </w:r>
          </w:ins>
          <w:r>
            <w:rPr>
              <w:noProof/>
              <w:webHidden/>
            </w:rPr>
            <w:fldChar w:fldCharType="separate"/>
          </w:r>
          <w:ins w:id="37" w:author="Marek Małek" w:date="2024-01-31T18:32:00Z">
            <w:r>
              <w:rPr>
                <w:noProof/>
                <w:webHidden/>
              </w:rPr>
              <w:t>10</w:t>
            </w:r>
            <w:r>
              <w:rPr>
                <w:noProof/>
                <w:webHidden/>
              </w:rPr>
              <w:fldChar w:fldCharType="end"/>
            </w:r>
            <w:r w:rsidRPr="00643909">
              <w:rPr>
                <w:rStyle w:val="Hipercze"/>
                <w:noProof/>
              </w:rPr>
              <w:fldChar w:fldCharType="end"/>
            </w:r>
          </w:ins>
        </w:p>
        <w:p w14:paraId="577C6DDE" w14:textId="5B7AE6AB" w:rsidR="007A700F" w:rsidRDefault="007A700F">
          <w:pPr>
            <w:pStyle w:val="Spistreci1"/>
            <w:tabs>
              <w:tab w:val="right" w:leader="dot" w:pos="9062"/>
            </w:tabs>
            <w:rPr>
              <w:ins w:id="38" w:author="Marek Małek" w:date="2024-01-31T18:32:00Z"/>
              <w:rFonts w:asciiTheme="minorHAnsi" w:eastAsiaTheme="minorEastAsia" w:hAnsiTheme="minorHAnsi" w:cstheme="minorBidi"/>
              <w:noProof/>
              <w:kern w:val="2"/>
              <w:sz w:val="22"/>
              <w:szCs w:val="22"/>
              <w14:ligatures w14:val="standardContextual"/>
            </w:rPr>
          </w:pPr>
          <w:ins w:id="39"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"_Toc157618380"</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3 – Proces Trenowania Modeli</w:t>
            </w:r>
            <w:r>
              <w:rPr>
                <w:noProof/>
                <w:webHidden/>
              </w:rPr>
              <w:tab/>
            </w:r>
            <w:r>
              <w:rPr>
                <w:noProof/>
                <w:webHidden/>
              </w:rPr>
              <w:fldChar w:fldCharType="begin"/>
            </w:r>
            <w:r>
              <w:rPr>
                <w:noProof/>
                <w:webHidden/>
              </w:rPr>
              <w:instrText xml:space="preserve"> PAGEREF _Toc157618380 \h </w:instrText>
            </w:r>
            <w:r>
              <w:rPr>
                <w:noProof/>
                <w:webHidden/>
              </w:rPr>
            </w:r>
          </w:ins>
          <w:r>
            <w:rPr>
              <w:noProof/>
              <w:webHidden/>
            </w:rPr>
            <w:fldChar w:fldCharType="separate"/>
          </w:r>
          <w:ins w:id="40" w:author="Marek Małek" w:date="2024-01-31T18:32:00Z">
            <w:r>
              <w:rPr>
                <w:noProof/>
                <w:webHidden/>
              </w:rPr>
              <w:t>12</w:t>
            </w:r>
            <w:r>
              <w:rPr>
                <w:noProof/>
                <w:webHidden/>
              </w:rPr>
              <w:fldChar w:fldCharType="end"/>
            </w:r>
            <w:r w:rsidRPr="00643909">
              <w:rPr>
                <w:rStyle w:val="Hipercze"/>
                <w:noProof/>
              </w:rPr>
              <w:fldChar w:fldCharType="end"/>
            </w:r>
          </w:ins>
        </w:p>
        <w:p w14:paraId="5B8FBD68" w14:textId="1F1C0946" w:rsidR="007A700F" w:rsidRDefault="007A700F">
          <w:pPr>
            <w:pStyle w:val="Spistreci2"/>
            <w:rPr>
              <w:ins w:id="41" w:author="Marek Małek" w:date="2024-01-31T18:32:00Z"/>
              <w:rFonts w:asciiTheme="minorHAnsi" w:eastAsiaTheme="minorEastAsia" w:hAnsiTheme="minorHAnsi" w:cstheme="minorBidi"/>
              <w:noProof/>
              <w:kern w:val="2"/>
              <w:sz w:val="22"/>
              <w:szCs w:val="22"/>
              <w14:ligatures w14:val="standardContextual"/>
            </w:rPr>
          </w:pPr>
          <w:ins w:id="42"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"_Toc157618382"</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3.1</w:t>
            </w:r>
            <w:r>
              <w:rPr>
                <w:rFonts w:asciiTheme="minorHAnsi" w:eastAsiaTheme="minorEastAsia" w:hAnsiTheme="minorHAnsi" w:cstheme="minorBidi"/>
                <w:noProof/>
                <w:kern w:val="2"/>
                <w:sz w:val="22"/>
                <w:szCs w:val="22"/>
                <w14:ligatures w14:val="standardContextual"/>
              </w:rPr>
              <w:tab/>
            </w:r>
            <w:r w:rsidRPr="00643909">
              <w:rPr>
                <w:rStyle w:val="Hipercze"/>
                <w:noProof/>
              </w:rPr>
              <w:t>Zbiór danych i EDA</w:t>
            </w:r>
            <w:r>
              <w:rPr>
                <w:noProof/>
                <w:webHidden/>
              </w:rPr>
              <w:tab/>
            </w:r>
            <w:r>
              <w:rPr>
                <w:noProof/>
                <w:webHidden/>
              </w:rPr>
              <w:fldChar w:fldCharType="begin"/>
            </w:r>
            <w:r>
              <w:rPr>
                <w:noProof/>
                <w:webHidden/>
              </w:rPr>
              <w:instrText xml:space="preserve"> PAGEREF _Toc157618382 \h </w:instrText>
            </w:r>
            <w:r>
              <w:rPr>
                <w:noProof/>
                <w:webHidden/>
              </w:rPr>
            </w:r>
          </w:ins>
          <w:r>
            <w:rPr>
              <w:noProof/>
              <w:webHidden/>
            </w:rPr>
            <w:fldChar w:fldCharType="separate"/>
          </w:r>
          <w:ins w:id="43" w:author="Marek Małek" w:date="2024-01-31T18:32:00Z">
            <w:r>
              <w:rPr>
                <w:noProof/>
                <w:webHidden/>
              </w:rPr>
              <w:t>12</w:t>
            </w:r>
            <w:r>
              <w:rPr>
                <w:noProof/>
                <w:webHidden/>
              </w:rPr>
              <w:fldChar w:fldCharType="end"/>
            </w:r>
            <w:r w:rsidRPr="00643909">
              <w:rPr>
                <w:rStyle w:val="Hipercze"/>
                <w:noProof/>
              </w:rPr>
              <w:fldChar w:fldCharType="end"/>
            </w:r>
          </w:ins>
        </w:p>
        <w:p w14:paraId="34621DDE" w14:textId="6B042A3F" w:rsidR="007A700F" w:rsidRDefault="007A700F">
          <w:pPr>
            <w:pStyle w:val="Spistreci2"/>
            <w:rPr>
              <w:ins w:id="44" w:author="Marek Małek" w:date="2024-01-31T18:32:00Z"/>
              <w:rFonts w:asciiTheme="minorHAnsi" w:eastAsiaTheme="minorEastAsia" w:hAnsiTheme="minorHAnsi" w:cstheme="minorBidi"/>
              <w:noProof/>
              <w:kern w:val="2"/>
              <w:sz w:val="22"/>
              <w:szCs w:val="22"/>
              <w14:ligatures w14:val="standardContextual"/>
            </w:rPr>
          </w:pPr>
          <w:ins w:id="45"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"_Toc157618383"</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3.2</w:t>
            </w:r>
            <w:r>
              <w:rPr>
                <w:rFonts w:asciiTheme="minorHAnsi" w:eastAsiaTheme="minorEastAsia" w:hAnsiTheme="minorHAnsi" w:cstheme="minorBidi"/>
                <w:noProof/>
                <w:kern w:val="2"/>
                <w:sz w:val="22"/>
                <w:szCs w:val="22"/>
                <w14:ligatures w14:val="standardContextual"/>
              </w:rPr>
              <w:tab/>
            </w:r>
            <w:r w:rsidRPr="00643909">
              <w:rPr>
                <w:rStyle w:val="Hipercze"/>
                <w:noProof/>
              </w:rPr>
              <w:t>Trenowanie i rezultaty modeli bazowych</w:t>
            </w:r>
            <w:r>
              <w:rPr>
                <w:noProof/>
                <w:webHidden/>
              </w:rPr>
              <w:tab/>
            </w:r>
            <w:r>
              <w:rPr>
                <w:noProof/>
                <w:webHidden/>
              </w:rPr>
              <w:fldChar w:fldCharType="begin"/>
            </w:r>
            <w:r>
              <w:rPr>
                <w:noProof/>
                <w:webHidden/>
              </w:rPr>
              <w:instrText xml:space="preserve"> PAGEREF _Toc157618383 \h </w:instrText>
            </w:r>
            <w:r>
              <w:rPr>
                <w:noProof/>
                <w:webHidden/>
              </w:rPr>
            </w:r>
          </w:ins>
          <w:r>
            <w:rPr>
              <w:noProof/>
              <w:webHidden/>
            </w:rPr>
            <w:fldChar w:fldCharType="separate"/>
          </w:r>
          <w:ins w:id="46" w:author="Marek Małek" w:date="2024-01-31T18:32:00Z">
            <w:r>
              <w:rPr>
                <w:noProof/>
                <w:webHidden/>
              </w:rPr>
              <w:t>13</w:t>
            </w:r>
            <w:r>
              <w:rPr>
                <w:noProof/>
                <w:webHidden/>
              </w:rPr>
              <w:fldChar w:fldCharType="end"/>
            </w:r>
            <w:r w:rsidRPr="00643909">
              <w:rPr>
                <w:rStyle w:val="Hipercze"/>
                <w:noProof/>
              </w:rPr>
              <w:fldChar w:fldCharType="end"/>
            </w:r>
          </w:ins>
        </w:p>
        <w:p w14:paraId="33209462" w14:textId="340E92C6" w:rsidR="007A700F" w:rsidRDefault="007A700F">
          <w:pPr>
            <w:pStyle w:val="Spistreci2"/>
            <w:rPr>
              <w:ins w:id="47" w:author="Marek Małek" w:date="2024-01-31T18:32:00Z"/>
              <w:rFonts w:asciiTheme="minorHAnsi" w:eastAsiaTheme="minorEastAsia" w:hAnsiTheme="minorHAnsi" w:cstheme="minorBidi"/>
              <w:noProof/>
              <w:kern w:val="2"/>
              <w:sz w:val="22"/>
              <w:szCs w:val="22"/>
              <w14:ligatures w14:val="standardContextual"/>
            </w:rPr>
          </w:pPr>
          <w:ins w:id="48"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"_Toc157618384"</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3.3</w:t>
            </w:r>
            <w:r>
              <w:rPr>
                <w:rFonts w:asciiTheme="minorHAnsi" w:eastAsiaTheme="minorEastAsia" w:hAnsiTheme="minorHAnsi" w:cstheme="minorBidi"/>
                <w:noProof/>
                <w:kern w:val="2"/>
                <w:sz w:val="22"/>
                <w:szCs w:val="22"/>
                <w14:ligatures w14:val="standardContextual"/>
              </w:rPr>
              <w:tab/>
            </w:r>
            <w:r w:rsidRPr="00643909">
              <w:rPr>
                <w:rStyle w:val="Hipercze"/>
                <w:noProof/>
              </w:rPr>
              <w:t>Opis procesu uruchamiania treningów sieci neuronowych</w:t>
            </w:r>
            <w:r>
              <w:rPr>
                <w:noProof/>
                <w:webHidden/>
              </w:rPr>
              <w:tab/>
            </w:r>
            <w:r>
              <w:rPr>
                <w:noProof/>
                <w:webHidden/>
              </w:rPr>
              <w:fldChar w:fldCharType="begin"/>
            </w:r>
            <w:r>
              <w:rPr>
                <w:noProof/>
                <w:webHidden/>
              </w:rPr>
              <w:instrText xml:space="preserve"> PAGEREF _Toc157618384 \h </w:instrText>
            </w:r>
            <w:r>
              <w:rPr>
                <w:noProof/>
                <w:webHidden/>
              </w:rPr>
            </w:r>
          </w:ins>
          <w:r>
            <w:rPr>
              <w:noProof/>
              <w:webHidden/>
            </w:rPr>
            <w:fldChar w:fldCharType="separate"/>
          </w:r>
          <w:ins w:id="49" w:author="Marek Małek" w:date="2024-01-31T18:32:00Z">
            <w:r>
              <w:rPr>
                <w:noProof/>
                <w:webHidden/>
              </w:rPr>
              <w:t>15</w:t>
            </w:r>
            <w:r>
              <w:rPr>
                <w:noProof/>
                <w:webHidden/>
              </w:rPr>
              <w:fldChar w:fldCharType="end"/>
            </w:r>
            <w:r w:rsidRPr="00643909">
              <w:rPr>
                <w:rStyle w:val="Hipercze"/>
                <w:noProof/>
              </w:rPr>
              <w:fldChar w:fldCharType="end"/>
            </w:r>
          </w:ins>
        </w:p>
        <w:p w14:paraId="03E93910" w14:textId="37C9C85A" w:rsidR="007A700F" w:rsidRDefault="007A700F">
          <w:pPr>
            <w:pStyle w:val="Spistreci2"/>
            <w:rPr>
              <w:ins w:id="50" w:author="Marek Małek" w:date="2024-01-31T18:32:00Z"/>
              <w:rFonts w:asciiTheme="minorHAnsi" w:eastAsiaTheme="minorEastAsia" w:hAnsiTheme="minorHAnsi" w:cstheme="minorBidi"/>
              <w:noProof/>
              <w:kern w:val="2"/>
              <w:sz w:val="22"/>
              <w:szCs w:val="22"/>
              <w14:ligatures w14:val="standardContextual"/>
            </w:rPr>
          </w:pPr>
          <w:ins w:id="51"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"_Toc157618385"</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3.4</w:t>
            </w:r>
            <w:r>
              <w:rPr>
                <w:rFonts w:asciiTheme="minorHAnsi" w:eastAsiaTheme="minorEastAsia" w:hAnsiTheme="minorHAnsi" w:cstheme="minorBidi"/>
                <w:noProof/>
                <w:kern w:val="2"/>
                <w:sz w:val="22"/>
                <w:szCs w:val="22"/>
                <w14:ligatures w14:val="standardContextual"/>
              </w:rPr>
              <w:tab/>
            </w:r>
            <w:r w:rsidRPr="00643909">
              <w:rPr>
                <w:rStyle w:val="Hipercze"/>
                <w:noProof/>
              </w:rPr>
              <w:t>Trenowanie sieci neuronowych</w:t>
            </w:r>
            <w:r>
              <w:rPr>
                <w:noProof/>
                <w:webHidden/>
              </w:rPr>
              <w:tab/>
            </w:r>
            <w:r>
              <w:rPr>
                <w:noProof/>
                <w:webHidden/>
              </w:rPr>
              <w:fldChar w:fldCharType="begin"/>
            </w:r>
            <w:r>
              <w:rPr>
                <w:noProof/>
                <w:webHidden/>
              </w:rPr>
              <w:instrText xml:space="preserve"> PAGEREF _Toc157618385 \h </w:instrText>
            </w:r>
            <w:r>
              <w:rPr>
                <w:noProof/>
                <w:webHidden/>
              </w:rPr>
            </w:r>
          </w:ins>
          <w:r>
            <w:rPr>
              <w:noProof/>
              <w:webHidden/>
            </w:rPr>
            <w:fldChar w:fldCharType="separate"/>
          </w:r>
          <w:ins w:id="52" w:author="Marek Małek" w:date="2024-01-31T18:32:00Z">
            <w:r>
              <w:rPr>
                <w:noProof/>
                <w:webHidden/>
              </w:rPr>
              <w:t>17</w:t>
            </w:r>
            <w:r>
              <w:rPr>
                <w:noProof/>
                <w:webHidden/>
              </w:rPr>
              <w:fldChar w:fldCharType="end"/>
            </w:r>
            <w:r w:rsidRPr="00643909">
              <w:rPr>
                <w:rStyle w:val="Hipercze"/>
                <w:noProof/>
              </w:rPr>
              <w:fldChar w:fldCharType="end"/>
            </w:r>
          </w:ins>
        </w:p>
        <w:p w14:paraId="253EDCE7" w14:textId="1D125274" w:rsidR="007A700F" w:rsidRDefault="007A700F">
          <w:pPr>
            <w:pStyle w:val="Spistreci2"/>
            <w:rPr>
              <w:ins w:id="53" w:author="Marek Małek" w:date="2024-01-31T18:32:00Z"/>
              <w:rFonts w:asciiTheme="minorHAnsi" w:eastAsiaTheme="minorEastAsia" w:hAnsiTheme="minorHAnsi" w:cstheme="minorBidi"/>
              <w:noProof/>
              <w:kern w:val="2"/>
              <w:sz w:val="22"/>
              <w:szCs w:val="22"/>
              <w14:ligatures w14:val="standardContextual"/>
            </w:rPr>
          </w:pPr>
          <w:ins w:id="54"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"_Toc157618386"</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3.5</w:t>
            </w:r>
            <w:r>
              <w:rPr>
                <w:rFonts w:asciiTheme="minorHAnsi" w:eastAsiaTheme="minorEastAsia" w:hAnsiTheme="minorHAnsi" w:cstheme="minorBidi"/>
                <w:noProof/>
                <w:kern w:val="2"/>
                <w:sz w:val="22"/>
                <w:szCs w:val="22"/>
                <w14:ligatures w14:val="standardContextual"/>
              </w:rPr>
              <w:tab/>
            </w:r>
            <w:r w:rsidRPr="00643909">
              <w:rPr>
                <w:rStyle w:val="Hipercze"/>
                <w:noProof/>
              </w:rPr>
              <w:t>Usprawnianie sieci neuronowych</w:t>
            </w:r>
            <w:r>
              <w:rPr>
                <w:noProof/>
                <w:webHidden/>
              </w:rPr>
              <w:tab/>
            </w:r>
            <w:r>
              <w:rPr>
                <w:noProof/>
                <w:webHidden/>
              </w:rPr>
              <w:fldChar w:fldCharType="begin"/>
            </w:r>
            <w:r>
              <w:rPr>
                <w:noProof/>
                <w:webHidden/>
              </w:rPr>
              <w:instrText xml:space="preserve"> PAGEREF _Toc157618386 \h </w:instrText>
            </w:r>
            <w:r>
              <w:rPr>
                <w:noProof/>
                <w:webHidden/>
              </w:rPr>
            </w:r>
          </w:ins>
          <w:r>
            <w:rPr>
              <w:noProof/>
              <w:webHidden/>
            </w:rPr>
            <w:fldChar w:fldCharType="separate"/>
          </w:r>
          <w:ins w:id="55" w:author="Marek Małek" w:date="2024-01-31T18:32:00Z">
            <w:r>
              <w:rPr>
                <w:noProof/>
                <w:webHidden/>
              </w:rPr>
              <w:t>22</w:t>
            </w:r>
            <w:r>
              <w:rPr>
                <w:noProof/>
                <w:webHidden/>
              </w:rPr>
              <w:fldChar w:fldCharType="end"/>
            </w:r>
            <w:r w:rsidRPr="00643909">
              <w:rPr>
                <w:rStyle w:val="Hipercze"/>
                <w:noProof/>
              </w:rPr>
              <w:fldChar w:fldCharType="end"/>
            </w:r>
          </w:ins>
        </w:p>
        <w:p w14:paraId="77AD4555" w14:textId="0C141BF9" w:rsidR="007A700F" w:rsidRDefault="007A700F">
          <w:pPr>
            <w:pStyle w:val="Spistreci2"/>
            <w:rPr>
              <w:ins w:id="56" w:author="Marek Małek" w:date="2024-01-31T18:32:00Z"/>
              <w:rFonts w:asciiTheme="minorHAnsi" w:eastAsiaTheme="minorEastAsia" w:hAnsiTheme="minorHAnsi" w:cstheme="minorBidi"/>
              <w:noProof/>
              <w:kern w:val="2"/>
              <w:sz w:val="22"/>
              <w:szCs w:val="22"/>
              <w14:ligatures w14:val="standardContextual"/>
            </w:rPr>
          </w:pPr>
          <w:ins w:id="57"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"_Toc157618387"</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3.6</w:t>
            </w:r>
            <w:r>
              <w:rPr>
                <w:rFonts w:asciiTheme="minorHAnsi" w:eastAsiaTheme="minorEastAsia" w:hAnsiTheme="minorHAnsi" w:cstheme="minorBidi"/>
                <w:noProof/>
                <w:kern w:val="2"/>
                <w:sz w:val="22"/>
                <w:szCs w:val="22"/>
                <w14:ligatures w14:val="standardContextual"/>
              </w:rPr>
              <w:tab/>
            </w:r>
            <w:r w:rsidRPr="00643909">
              <w:rPr>
                <w:rStyle w:val="Hipercze"/>
                <w:noProof/>
              </w:rPr>
              <w:t>Wizualne porównanie wyników</w:t>
            </w:r>
            <w:r>
              <w:rPr>
                <w:noProof/>
                <w:webHidden/>
              </w:rPr>
              <w:tab/>
            </w:r>
            <w:r>
              <w:rPr>
                <w:noProof/>
                <w:webHidden/>
              </w:rPr>
              <w:fldChar w:fldCharType="begin"/>
            </w:r>
            <w:r>
              <w:rPr>
                <w:noProof/>
                <w:webHidden/>
              </w:rPr>
              <w:instrText xml:space="preserve"> PAGEREF _Toc157618387 \h </w:instrText>
            </w:r>
            <w:r>
              <w:rPr>
                <w:noProof/>
                <w:webHidden/>
              </w:rPr>
            </w:r>
          </w:ins>
          <w:r>
            <w:rPr>
              <w:noProof/>
              <w:webHidden/>
            </w:rPr>
            <w:fldChar w:fldCharType="separate"/>
          </w:r>
          <w:ins w:id="58" w:author="Marek Małek" w:date="2024-01-31T18:32:00Z">
            <w:r>
              <w:rPr>
                <w:noProof/>
                <w:webHidden/>
              </w:rPr>
              <w:t>25</w:t>
            </w:r>
            <w:r>
              <w:rPr>
                <w:noProof/>
                <w:webHidden/>
              </w:rPr>
              <w:fldChar w:fldCharType="end"/>
            </w:r>
            <w:r w:rsidRPr="00643909">
              <w:rPr>
                <w:rStyle w:val="Hipercze"/>
                <w:noProof/>
              </w:rPr>
              <w:fldChar w:fldCharType="end"/>
            </w:r>
          </w:ins>
        </w:p>
        <w:p w14:paraId="4D49CFA7" w14:textId="1E9E08B0" w:rsidR="007A700F" w:rsidRDefault="007A700F">
          <w:pPr>
            <w:pStyle w:val="Spistreci1"/>
            <w:tabs>
              <w:tab w:val="right" w:leader="dot" w:pos="9062"/>
            </w:tabs>
            <w:rPr>
              <w:ins w:id="59" w:author="Marek Małek" w:date="2024-01-31T18:32:00Z"/>
              <w:rFonts w:asciiTheme="minorHAnsi" w:eastAsiaTheme="minorEastAsia" w:hAnsiTheme="minorHAnsi" w:cstheme="minorBidi"/>
              <w:noProof/>
              <w:kern w:val="2"/>
              <w:sz w:val="22"/>
              <w:szCs w:val="22"/>
              <w14:ligatures w14:val="standardContextual"/>
            </w:rPr>
          </w:pPr>
          <w:ins w:id="60"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"_Toc157618388"</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4 – Statystyczna Analiza Porównawcza</w:t>
            </w:r>
            <w:r>
              <w:rPr>
                <w:noProof/>
                <w:webHidden/>
              </w:rPr>
              <w:tab/>
            </w:r>
            <w:r>
              <w:rPr>
                <w:noProof/>
                <w:webHidden/>
              </w:rPr>
              <w:fldChar w:fldCharType="begin"/>
            </w:r>
            <w:r>
              <w:rPr>
                <w:noProof/>
                <w:webHidden/>
              </w:rPr>
              <w:instrText xml:space="preserve"> PAGEREF _Toc157618388 \h </w:instrText>
            </w:r>
            <w:r>
              <w:rPr>
                <w:noProof/>
                <w:webHidden/>
              </w:rPr>
            </w:r>
          </w:ins>
          <w:r>
            <w:rPr>
              <w:noProof/>
              <w:webHidden/>
            </w:rPr>
            <w:fldChar w:fldCharType="separate"/>
          </w:r>
          <w:ins w:id="61" w:author="Marek Małek" w:date="2024-01-31T18:32:00Z">
            <w:r>
              <w:rPr>
                <w:noProof/>
                <w:webHidden/>
              </w:rPr>
              <w:t>28</w:t>
            </w:r>
            <w:r>
              <w:rPr>
                <w:noProof/>
                <w:webHidden/>
              </w:rPr>
              <w:fldChar w:fldCharType="end"/>
            </w:r>
            <w:r w:rsidRPr="00643909">
              <w:rPr>
                <w:rStyle w:val="Hipercze"/>
                <w:noProof/>
              </w:rPr>
              <w:fldChar w:fldCharType="end"/>
            </w:r>
          </w:ins>
        </w:p>
        <w:p w14:paraId="23B02A96" w14:textId="7F308EB4" w:rsidR="007A700F" w:rsidRDefault="007A700F">
          <w:pPr>
            <w:pStyle w:val="Spistreci2"/>
            <w:rPr>
              <w:ins w:id="62" w:author="Marek Małek" w:date="2024-01-31T18:32:00Z"/>
              <w:rFonts w:asciiTheme="minorHAnsi" w:eastAsiaTheme="minorEastAsia" w:hAnsiTheme="minorHAnsi" w:cstheme="minorBidi"/>
              <w:noProof/>
              <w:kern w:val="2"/>
              <w:sz w:val="22"/>
              <w:szCs w:val="22"/>
              <w14:ligatures w14:val="standardContextual"/>
            </w:rPr>
          </w:pPr>
          <w:ins w:id="63"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"_Toc157618390"</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4.1</w:t>
            </w:r>
            <w:r>
              <w:rPr>
                <w:rFonts w:asciiTheme="minorHAnsi" w:eastAsiaTheme="minorEastAsia" w:hAnsiTheme="minorHAnsi" w:cstheme="minorBidi"/>
                <w:noProof/>
                <w:kern w:val="2"/>
                <w:sz w:val="22"/>
                <w:szCs w:val="22"/>
                <w14:ligatures w14:val="standardContextual"/>
              </w:rPr>
              <w:tab/>
            </w:r>
            <w:r w:rsidRPr="00643909">
              <w:rPr>
                <w:rStyle w:val="Hipercze"/>
                <w:noProof/>
              </w:rPr>
              <w:t>Opis procesu wyboru najlepszej instancji InceptionResNetV2</w:t>
            </w:r>
            <w:r>
              <w:rPr>
                <w:noProof/>
                <w:webHidden/>
              </w:rPr>
              <w:tab/>
            </w:r>
            <w:r>
              <w:rPr>
                <w:noProof/>
                <w:webHidden/>
              </w:rPr>
              <w:fldChar w:fldCharType="begin"/>
            </w:r>
            <w:r>
              <w:rPr>
                <w:noProof/>
                <w:webHidden/>
              </w:rPr>
              <w:instrText xml:space="preserve"> PAGEREF _Toc157618390 \h </w:instrText>
            </w:r>
            <w:r>
              <w:rPr>
                <w:noProof/>
                <w:webHidden/>
              </w:rPr>
            </w:r>
          </w:ins>
          <w:r>
            <w:rPr>
              <w:noProof/>
              <w:webHidden/>
            </w:rPr>
            <w:fldChar w:fldCharType="separate"/>
          </w:r>
          <w:ins w:id="64" w:author="Marek Małek" w:date="2024-01-31T18:32:00Z">
            <w:r>
              <w:rPr>
                <w:noProof/>
                <w:webHidden/>
              </w:rPr>
              <w:t>28</w:t>
            </w:r>
            <w:r>
              <w:rPr>
                <w:noProof/>
                <w:webHidden/>
              </w:rPr>
              <w:fldChar w:fldCharType="end"/>
            </w:r>
            <w:r w:rsidRPr="00643909">
              <w:rPr>
                <w:rStyle w:val="Hipercze"/>
                <w:noProof/>
              </w:rPr>
              <w:fldChar w:fldCharType="end"/>
            </w:r>
          </w:ins>
        </w:p>
        <w:p w14:paraId="385E8C11" w14:textId="0599CE19" w:rsidR="007A700F" w:rsidRDefault="007A700F">
          <w:pPr>
            <w:pStyle w:val="Spistreci2"/>
            <w:rPr>
              <w:ins w:id="65" w:author="Marek Małek" w:date="2024-01-31T18:32:00Z"/>
              <w:rFonts w:asciiTheme="minorHAnsi" w:eastAsiaTheme="minorEastAsia" w:hAnsiTheme="minorHAnsi" w:cstheme="minorBidi"/>
              <w:noProof/>
              <w:kern w:val="2"/>
              <w:sz w:val="22"/>
              <w:szCs w:val="22"/>
              <w14:ligatures w14:val="standardContextual"/>
            </w:rPr>
          </w:pPr>
          <w:ins w:id="66"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"_Toc157618391"</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4.2</w:t>
            </w:r>
            <w:r>
              <w:rPr>
                <w:rFonts w:asciiTheme="minorHAnsi" w:eastAsiaTheme="minorEastAsia" w:hAnsiTheme="minorHAnsi" w:cstheme="minorBidi"/>
                <w:noProof/>
                <w:kern w:val="2"/>
                <w:sz w:val="22"/>
                <w:szCs w:val="22"/>
                <w14:ligatures w14:val="standardContextual"/>
              </w:rPr>
              <w:tab/>
            </w:r>
            <w:r w:rsidRPr="00643909">
              <w:rPr>
                <w:rStyle w:val="Hipercze"/>
                <w:noProof/>
              </w:rPr>
              <w:t>Opis procesu wyboru najlepszej instancji Xception</w:t>
            </w:r>
            <w:r>
              <w:rPr>
                <w:noProof/>
                <w:webHidden/>
              </w:rPr>
              <w:tab/>
            </w:r>
            <w:r>
              <w:rPr>
                <w:noProof/>
                <w:webHidden/>
              </w:rPr>
              <w:fldChar w:fldCharType="begin"/>
            </w:r>
            <w:r>
              <w:rPr>
                <w:noProof/>
                <w:webHidden/>
              </w:rPr>
              <w:instrText xml:space="preserve"> PAGEREF _Toc157618391 \h </w:instrText>
            </w:r>
            <w:r>
              <w:rPr>
                <w:noProof/>
                <w:webHidden/>
              </w:rPr>
            </w:r>
          </w:ins>
          <w:r>
            <w:rPr>
              <w:noProof/>
              <w:webHidden/>
            </w:rPr>
            <w:fldChar w:fldCharType="separate"/>
          </w:r>
          <w:ins w:id="67" w:author="Marek Małek" w:date="2024-01-31T18:32:00Z">
            <w:r>
              <w:rPr>
                <w:noProof/>
                <w:webHidden/>
              </w:rPr>
              <w:t>28</w:t>
            </w:r>
            <w:r>
              <w:rPr>
                <w:noProof/>
                <w:webHidden/>
              </w:rPr>
              <w:fldChar w:fldCharType="end"/>
            </w:r>
            <w:r w:rsidRPr="00643909">
              <w:rPr>
                <w:rStyle w:val="Hipercze"/>
                <w:noProof/>
              </w:rPr>
              <w:fldChar w:fldCharType="end"/>
            </w:r>
          </w:ins>
        </w:p>
        <w:p w14:paraId="1E303E45" w14:textId="126A8A22" w:rsidR="007A700F" w:rsidRDefault="007A700F">
          <w:pPr>
            <w:pStyle w:val="Spistreci2"/>
            <w:rPr>
              <w:ins w:id="68" w:author="Marek Małek" w:date="2024-01-31T18:32:00Z"/>
              <w:rFonts w:asciiTheme="minorHAnsi" w:eastAsiaTheme="minorEastAsia" w:hAnsiTheme="minorHAnsi" w:cstheme="minorBidi"/>
              <w:noProof/>
              <w:kern w:val="2"/>
              <w:sz w:val="22"/>
              <w:szCs w:val="22"/>
              <w14:ligatures w14:val="standardContextual"/>
            </w:rPr>
          </w:pPr>
          <w:ins w:id="69"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"_Toc157618392"</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4.3</w:t>
            </w:r>
            <w:r>
              <w:rPr>
                <w:rFonts w:asciiTheme="minorHAnsi" w:eastAsiaTheme="minorEastAsia" w:hAnsiTheme="minorHAnsi" w:cstheme="minorBidi"/>
                <w:noProof/>
                <w:kern w:val="2"/>
                <w:sz w:val="22"/>
                <w:szCs w:val="22"/>
                <w14:ligatures w14:val="standardContextual"/>
              </w:rPr>
              <w:tab/>
            </w:r>
            <w:r w:rsidRPr="00643909">
              <w:rPr>
                <w:rStyle w:val="Hipercze"/>
                <w:noProof/>
              </w:rPr>
              <w:t>Porównanie wyników</w:t>
            </w:r>
            <w:r>
              <w:rPr>
                <w:noProof/>
                <w:webHidden/>
              </w:rPr>
              <w:tab/>
            </w:r>
            <w:r>
              <w:rPr>
                <w:noProof/>
                <w:webHidden/>
              </w:rPr>
              <w:fldChar w:fldCharType="begin"/>
            </w:r>
            <w:r>
              <w:rPr>
                <w:noProof/>
                <w:webHidden/>
              </w:rPr>
              <w:instrText xml:space="preserve"> PAGEREF _Toc157618392 \h </w:instrText>
            </w:r>
            <w:r>
              <w:rPr>
                <w:noProof/>
                <w:webHidden/>
              </w:rPr>
            </w:r>
          </w:ins>
          <w:r>
            <w:rPr>
              <w:noProof/>
              <w:webHidden/>
            </w:rPr>
            <w:fldChar w:fldCharType="separate"/>
          </w:r>
          <w:ins w:id="70" w:author="Marek Małek" w:date="2024-01-31T18:32:00Z">
            <w:r>
              <w:rPr>
                <w:noProof/>
                <w:webHidden/>
              </w:rPr>
              <w:t>28</w:t>
            </w:r>
            <w:r>
              <w:rPr>
                <w:noProof/>
                <w:webHidden/>
              </w:rPr>
              <w:fldChar w:fldCharType="end"/>
            </w:r>
            <w:r w:rsidRPr="00643909">
              <w:rPr>
                <w:rStyle w:val="Hipercze"/>
                <w:noProof/>
              </w:rPr>
              <w:fldChar w:fldCharType="end"/>
            </w:r>
          </w:ins>
        </w:p>
        <w:p w14:paraId="3BD1AB98" w14:textId="04605921" w:rsidR="007A700F" w:rsidRDefault="007A700F">
          <w:pPr>
            <w:pStyle w:val="Spistreci1"/>
            <w:tabs>
              <w:tab w:val="right" w:leader="dot" w:pos="9062"/>
            </w:tabs>
            <w:rPr>
              <w:ins w:id="71" w:author="Marek Małek" w:date="2024-01-31T18:32:00Z"/>
              <w:rFonts w:asciiTheme="minorHAnsi" w:eastAsiaTheme="minorEastAsia" w:hAnsiTheme="minorHAnsi" w:cstheme="minorBidi"/>
              <w:noProof/>
              <w:kern w:val="2"/>
              <w:sz w:val="22"/>
              <w:szCs w:val="22"/>
              <w14:ligatures w14:val="standardContextual"/>
            </w:rPr>
          </w:pPr>
          <w:ins w:id="72"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"_Toc157618393"</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BIBLIOGRAFIA</w:t>
            </w:r>
            <w:r>
              <w:rPr>
                <w:noProof/>
                <w:webHidden/>
              </w:rPr>
              <w:tab/>
            </w:r>
            <w:r>
              <w:rPr>
                <w:noProof/>
                <w:webHidden/>
              </w:rPr>
              <w:fldChar w:fldCharType="begin"/>
            </w:r>
            <w:r>
              <w:rPr>
                <w:noProof/>
                <w:webHidden/>
              </w:rPr>
              <w:instrText xml:space="preserve"> PAGEREF _Toc157618393 \h </w:instrText>
            </w:r>
            <w:r>
              <w:rPr>
                <w:noProof/>
                <w:webHidden/>
              </w:rPr>
            </w:r>
          </w:ins>
          <w:r>
            <w:rPr>
              <w:noProof/>
              <w:webHidden/>
            </w:rPr>
            <w:fldChar w:fldCharType="separate"/>
          </w:r>
          <w:ins w:id="73" w:author="Marek Małek" w:date="2024-01-31T18:32:00Z">
            <w:r>
              <w:rPr>
                <w:noProof/>
                <w:webHidden/>
              </w:rPr>
              <w:t>29</w:t>
            </w:r>
            <w:r>
              <w:rPr>
                <w:noProof/>
                <w:webHidden/>
              </w:rPr>
              <w:fldChar w:fldCharType="end"/>
            </w:r>
            <w:r w:rsidRPr="00643909">
              <w:rPr>
                <w:rStyle w:val="Hipercze"/>
                <w:noProof/>
              </w:rPr>
              <w:fldChar w:fldCharType="end"/>
            </w:r>
          </w:ins>
        </w:p>
        <w:p w14:paraId="75B0A77A" w14:textId="0789B265" w:rsidR="007A700F" w:rsidRDefault="007A700F">
          <w:pPr>
            <w:pStyle w:val="Spistreci2"/>
            <w:rPr>
              <w:ins w:id="74" w:author="Marek Małek" w:date="2024-01-31T18:32:00Z"/>
              <w:rFonts w:asciiTheme="minorHAnsi" w:eastAsiaTheme="minorEastAsia" w:hAnsiTheme="minorHAnsi" w:cstheme="minorBidi"/>
              <w:noProof/>
              <w:kern w:val="2"/>
              <w:sz w:val="22"/>
              <w:szCs w:val="22"/>
              <w14:ligatures w14:val="standardContextual"/>
            </w:rPr>
          </w:pPr>
          <w:ins w:id="75"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"_Toc157618394"</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Opracowania książkowe</w:t>
            </w:r>
            <w:r>
              <w:rPr>
                <w:noProof/>
                <w:webHidden/>
              </w:rPr>
              <w:tab/>
            </w:r>
            <w:r>
              <w:rPr>
                <w:noProof/>
                <w:webHidden/>
              </w:rPr>
              <w:fldChar w:fldCharType="begin"/>
            </w:r>
            <w:r>
              <w:rPr>
                <w:noProof/>
                <w:webHidden/>
              </w:rPr>
              <w:instrText xml:space="preserve"> PAGEREF _Toc157618394 \h </w:instrText>
            </w:r>
            <w:r>
              <w:rPr>
                <w:noProof/>
                <w:webHidden/>
              </w:rPr>
            </w:r>
          </w:ins>
          <w:r>
            <w:rPr>
              <w:noProof/>
              <w:webHidden/>
            </w:rPr>
            <w:fldChar w:fldCharType="separate"/>
          </w:r>
          <w:ins w:id="76" w:author="Marek Małek" w:date="2024-01-31T18:32:00Z">
            <w:r>
              <w:rPr>
                <w:noProof/>
                <w:webHidden/>
              </w:rPr>
              <w:t>29</w:t>
            </w:r>
            <w:r>
              <w:rPr>
                <w:noProof/>
                <w:webHidden/>
              </w:rPr>
              <w:fldChar w:fldCharType="end"/>
            </w:r>
            <w:r w:rsidRPr="00643909">
              <w:rPr>
                <w:rStyle w:val="Hipercze"/>
                <w:noProof/>
              </w:rPr>
              <w:fldChar w:fldCharType="end"/>
            </w:r>
          </w:ins>
        </w:p>
        <w:p w14:paraId="1515FB8B" w14:textId="4176B6EF" w:rsidR="007A700F" w:rsidRDefault="007A700F">
          <w:pPr>
            <w:pStyle w:val="Spistreci2"/>
            <w:rPr>
              <w:ins w:id="77" w:author="Marek Małek" w:date="2024-01-31T18:32:00Z"/>
              <w:rFonts w:asciiTheme="minorHAnsi" w:eastAsiaTheme="minorEastAsia" w:hAnsiTheme="minorHAnsi" w:cstheme="minorBidi"/>
              <w:noProof/>
              <w:kern w:val="2"/>
              <w:sz w:val="22"/>
              <w:szCs w:val="22"/>
              <w14:ligatures w14:val="standardContextual"/>
            </w:rPr>
          </w:pPr>
          <w:ins w:id="78"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"_Toc157618395"</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lang w:val="en-GB"/>
              </w:rPr>
              <w:t>Netografia</w:t>
            </w:r>
            <w:r>
              <w:rPr>
                <w:noProof/>
                <w:webHidden/>
              </w:rPr>
              <w:tab/>
            </w:r>
            <w:r>
              <w:rPr>
                <w:noProof/>
                <w:webHidden/>
              </w:rPr>
              <w:fldChar w:fldCharType="begin"/>
            </w:r>
            <w:r>
              <w:rPr>
                <w:noProof/>
                <w:webHidden/>
              </w:rPr>
              <w:instrText xml:space="preserve"> PAGEREF _Toc157618395 \h </w:instrText>
            </w:r>
            <w:r>
              <w:rPr>
                <w:noProof/>
                <w:webHidden/>
              </w:rPr>
            </w:r>
          </w:ins>
          <w:r>
            <w:rPr>
              <w:noProof/>
              <w:webHidden/>
            </w:rPr>
            <w:fldChar w:fldCharType="separate"/>
          </w:r>
          <w:ins w:id="79" w:author="Marek Małek" w:date="2024-01-31T18:32:00Z">
            <w:r>
              <w:rPr>
                <w:noProof/>
                <w:webHidden/>
              </w:rPr>
              <w:t>29</w:t>
            </w:r>
            <w:r>
              <w:rPr>
                <w:noProof/>
                <w:webHidden/>
              </w:rPr>
              <w:fldChar w:fldCharType="end"/>
            </w:r>
            <w:r w:rsidRPr="00643909">
              <w:rPr>
                <w:rStyle w:val="Hipercze"/>
                <w:noProof/>
              </w:rPr>
              <w:fldChar w:fldCharType="end"/>
            </w:r>
          </w:ins>
        </w:p>
        <w:p w14:paraId="075FBFAB" w14:textId="23E26DCB" w:rsidR="007A700F" w:rsidRDefault="007A700F">
          <w:pPr>
            <w:pStyle w:val="Spistreci1"/>
            <w:tabs>
              <w:tab w:val="right" w:leader="dot" w:pos="9062"/>
            </w:tabs>
            <w:rPr>
              <w:ins w:id="80" w:author="Marek Małek" w:date="2024-01-31T18:32:00Z"/>
              <w:rFonts w:asciiTheme="minorHAnsi" w:eastAsiaTheme="minorEastAsia" w:hAnsiTheme="minorHAnsi" w:cstheme="minorBidi"/>
              <w:noProof/>
              <w:kern w:val="2"/>
              <w:sz w:val="22"/>
              <w:szCs w:val="22"/>
              <w14:ligatures w14:val="standardContextual"/>
            </w:rPr>
          </w:pPr>
          <w:ins w:id="81"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"_Toc157618396"</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SPIS RYSUNKÓW</w:t>
            </w:r>
            <w:r>
              <w:rPr>
                <w:noProof/>
                <w:webHidden/>
              </w:rPr>
              <w:tab/>
            </w:r>
            <w:r>
              <w:rPr>
                <w:noProof/>
                <w:webHidden/>
              </w:rPr>
              <w:fldChar w:fldCharType="begin"/>
            </w:r>
            <w:r>
              <w:rPr>
                <w:noProof/>
                <w:webHidden/>
              </w:rPr>
              <w:instrText xml:space="preserve"> PAGEREF _Toc157618396 \h </w:instrText>
            </w:r>
            <w:r>
              <w:rPr>
                <w:noProof/>
                <w:webHidden/>
              </w:rPr>
            </w:r>
          </w:ins>
          <w:r>
            <w:rPr>
              <w:noProof/>
              <w:webHidden/>
            </w:rPr>
            <w:fldChar w:fldCharType="separate"/>
          </w:r>
          <w:ins w:id="82" w:author="Marek Małek" w:date="2024-01-31T18:32:00Z">
            <w:r>
              <w:rPr>
                <w:noProof/>
                <w:webHidden/>
              </w:rPr>
              <w:t>30</w:t>
            </w:r>
            <w:r>
              <w:rPr>
                <w:noProof/>
                <w:webHidden/>
              </w:rPr>
              <w:fldChar w:fldCharType="end"/>
            </w:r>
            <w:r w:rsidRPr="00643909">
              <w:rPr>
                <w:rStyle w:val="Hipercze"/>
                <w:noProof/>
              </w:rPr>
              <w:fldChar w:fldCharType="end"/>
            </w:r>
          </w:ins>
        </w:p>
        <w:p w14:paraId="4B7D4BAB" w14:textId="7F48B120" w:rsidR="00422435" w:rsidDel="009817E3" w:rsidRDefault="00422435">
          <w:pPr>
            <w:pStyle w:val="Spistreci1"/>
            <w:tabs>
              <w:tab w:val="right" w:leader="dot" w:pos="9062"/>
            </w:tabs>
            <w:rPr>
              <w:del w:id="83" w:author="Marek Małek" w:date="2024-01-31T18:00:00Z"/>
              <w:rFonts w:asciiTheme="minorHAnsi" w:eastAsiaTheme="minorEastAsia" w:hAnsiTheme="minorHAnsi" w:cstheme="minorBidi"/>
              <w:noProof/>
              <w:kern w:val="2"/>
              <w:sz w:val="22"/>
              <w:szCs w:val="22"/>
              <w14:ligatures w14:val="standardContextual"/>
            </w:rPr>
          </w:pPr>
          <w:del w:id="84" w:author="Marek Małek" w:date="2024-01-31T18:00:00Z">
            <w:r w:rsidRPr="009817E3" w:rsidDel="009817E3">
              <w:rPr>
                <w:noProof/>
                <w:rPrChange w:id="85" w:author="Marek Małek" w:date="2024-01-31T18:00:00Z">
                  <w:rPr>
                    <w:rStyle w:val="Hipercze"/>
                    <w:noProof/>
                  </w:rPr>
                </w:rPrChange>
              </w:rPr>
              <w:delText>WSTĘP</w:delText>
            </w:r>
            <w:r w:rsidDel="009817E3">
              <w:rPr>
                <w:noProof/>
                <w:webHidden/>
              </w:rPr>
              <w:tab/>
              <w:delText>2</w:delText>
            </w:r>
          </w:del>
        </w:p>
        <w:p w14:paraId="20CCB97D" w14:textId="3A242197" w:rsidR="00422435" w:rsidDel="009817E3" w:rsidRDefault="00422435">
          <w:pPr>
            <w:pStyle w:val="Spistreci1"/>
            <w:tabs>
              <w:tab w:val="right" w:leader="dot" w:pos="9062"/>
            </w:tabs>
            <w:rPr>
              <w:del w:id="86" w:author="Marek Małek" w:date="2024-01-31T18:00:00Z"/>
              <w:rFonts w:asciiTheme="minorHAnsi" w:eastAsiaTheme="minorEastAsia" w:hAnsiTheme="minorHAnsi" w:cstheme="minorBidi"/>
              <w:noProof/>
              <w:kern w:val="2"/>
              <w:sz w:val="22"/>
              <w:szCs w:val="22"/>
              <w14:ligatures w14:val="standardContextual"/>
            </w:rPr>
          </w:pPr>
          <w:del w:id="87" w:author="Marek Małek" w:date="2024-01-31T18:00:00Z">
            <w:r w:rsidRPr="009817E3" w:rsidDel="009817E3">
              <w:rPr>
                <w:noProof/>
                <w:rPrChange w:id="88" w:author="Marek Małek" w:date="2024-01-31T18:00:00Z">
                  <w:rPr>
                    <w:rStyle w:val="Hipercze"/>
                    <w:noProof/>
                  </w:rPr>
                </w:rPrChange>
              </w:rPr>
              <w:delText>Rozdział 1 – Historia Sieci Neuronowych</w:delText>
            </w:r>
            <w:r w:rsidDel="009817E3">
              <w:rPr>
                <w:noProof/>
                <w:webHidden/>
              </w:rPr>
              <w:tab/>
              <w:delText>4</w:delText>
            </w:r>
          </w:del>
        </w:p>
        <w:p w14:paraId="68F4A622" w14:textId="0FAF2A3D" w:rsidR="00422435" w:rsidDel="009817E3" w:rsidRDefault="00422435">
          <w:pPr>
            <w:pStyle w:val="Spistreci2"/>
            <w:rPr>
              <w:del w:id="89" w:author="Marek Małek" w:date="2024-01-31T18:00:00Z"/>
              <w:rFonts w:asciiTheme="minorHAnsi" w:eastAsiaTheme="minorEastAsia" w:hAnsiTheme="minorHAnsi" w:cstheme="minorBidi"/>
              <w:noProof/>
              <w:kern w:val="2"/>
              <w:sz w:val="22"/>
              <w:szCs w:val="22"/>
              <w14:ligatures w14:val="standardContextual"/>
            </w:rPr>
          </w:pPr>
          <w:del w:id="90" w:author="Marek Małek" w:date="2024-01-31T18:00:00Z">
            <w:r w:rsidRPr="009817E3" w:rsidDel="009817E3">
              <w:rPr>
                <w:noProof/>
                <w:rPrChange w:id="91" w:author="Marek Małek" w:date="2024-01-31T18:00:00Z">
                  <w:rPr>
                    <w:rStyle w:val="Hipercze"/>
                    <w:noProof/>
                  </w:rPr>
                </w:rPrChange>
              </w:rPr>
              <w:delText>1.1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92" w:author="Marek Małek" w:date="2024-01-31T18:00:00Z">
                  <w:rPr>
                    <w:rStyle w:val="Hipercze"/>
                    <w:noProof/>
                  </w:rPr>
                </w:rPrChange>
              </w:rPr>
              <w:delText>Wprowadzenie</w:delText>
            </w:r>
            <w:r w:rsidDel="009817E3">
              <w:rPr>
                <w:noProof/>
                <w:webHidden/>
              </w:rPr>
              <w:tab/>
              <w:delText>4</w:delText>
            </w:r>
          </w:del>
        </w:p>
        <w:p w14:paraId="0C964943" w14:textId="621D84DE" w:rsidR="00422435" w:rsidDel="009817E3" w:rsidRDefault="00422435">
          <w:pPr>
            <w:pStyle w:val="Spistreci2"/>
            <w:rPr>
              <w:del w:id="93" w:author="Marek Małek" w:date="2024-01-31T18:00:00Z"/>
              <w:rFonts w:asciiTheme="minorHAnsi" w:eastAsiaTheme="minorEastAsia" w:hAnsiTheme="minorHAnsi" w:cstheme="minorBidi"/>
              <w:noProof/>
              <w:kern w:val="2"/>
              <w:sz w:val="22"/>
              <w:szCs w:val="22"/>
              <w14:ligatures w14:val="standardContextual"/>
            </w:rPr>
          </w:pPr>
          <w:del w:id="94" w:author="Marek Małek" w:date="2024-01-31T18:00:00Z">
            <w:r w:rsidRPr="009817E3" w:rsidDel="009817E3">
              <w:rPr>
                <w:noProof/>
                <w:rPrChange w:id="95" w:author="Marek Małek" w:date="2024-01-31T18:00:00Z">
                  <w:rPr>
                    <w:rStyle w:val="Hipercze"/>
                    <w:noProof/>
                  </w:rPr>
                </w:rPrChange>
              </w:rPr>
              <w:delText>1.2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96" w:author="Marek Małek" w:date="2024-01-31T18:00:00Z">
                  <w:rPr>
                    <w:rStyle w:val="Hipercze"/>
                    <w:noProof/>
                  </w:rPr>
                </w:rPrChange>
              </w:rPr>
              <w:delText>Konwolucyjne Sieci Neuronowe (CNN)</w:delText>
            </w:r>
            <w:r w:rsidDel="009817E3">
              <w:rPr>
                <w:noProof/>
                <w:webHidden/>
              </w:rPr>
              <w:tab/>
              <w:delText>5</w:delText>
            </w:r>
          </w:del>
        </w:p>
        <w:p w14:paraId="7C8539D2" w14:textId="1C170815" w:rsidR="00422435" w:rsidDel="009817E3" w:rsidRDefault="00422435">
          <w:pPr>
            <w:pStyle w:val="Spistreci2"/>
            <w:rPr>
              <w:del w:id="97" w:author="Marek Małek" w:date="2024-01-31T18:00:00Z"/>
              <w:rFonts w:asciiTheme="minorHAnsi" w:eastAsiaTheme="minorEastAsia" w:hAnsiTheme="minorHAnsi" w:cstheme="minorBidi"/>
              <w:noProof/>
              <w:kern w:val="2"/>
              <w:sz w:val="22"/>
              <w:szCs w:val="22"/>
              <w14:ligatures w14:val="standardContextual"/>
            </w:rPr>
          </w:pPr>
          <w:del w:id="98" w:author="Marek Małek" w:date="2024-01-31T18:00:00Z">
            <w:r w:rsidRPr="009817E3" w:rsidDel="009817E3">
              <w:rPr>
                <w:noProof/>
                <w:rPrChange w:id="99" w:author="Marek Małek" w:date="2024-01-31T18:00:00Z">
                  <w:rPr>
                    <w:rStyle w:val="Hipercze"/>
                    <w:noProof/>
                  </w:rPr>
                </w:rPrChange>
              </w:rPr>
              <w:delText>1.3</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00" w:author="Marek Małek" w:date="2024-01-31T18:00:00Z">
                  <w:rPr>
                    <w:rStyle w:val="Hipercze"/>
                    <w:noProof/>
                  </w:rPr>
                </w:rPrChange>
              </w:rPr>
              <w:delText>Mechanizm propagacji wstecznej</w:delText>
            </w:r>
            <w:r w:rsidDel="009817E3">
              <w:rPr>
                <w:noProof/>
                <w:webHidden/>
              </w:rPr>
              <w:tab/>
              <w:delText>6</w:delText>
            </w:r>
          </w:del>
        </w:p>
        <w:p w14:paraId="1E082D1E" w14:textId="5C633C92" w:rsidR="00422435" w:rsidDel="009817E3" w:rsidRDefault="00422435">
          <w:pPr>
            <w:pStyle w:val="Spistreci2"/>
            <w:rPr>
              <w:del w:id="101" w:author="Marek Małek" w:date="2024-01-31T18:00:00Z"/>
              <w:rFonts w:asciiTheme="minorHAnsi" w:eastAsiaTheme="minorEastAsia" w:hAnsiTheme="minorHAnsi" w:cstheme="minorBidi"/>
              <w:noProof/>
              <w:kern w:val="2"/>
              <w:sz w:val="22"/>
              <w:szCs w:val="22"/>
              <w14:ligatures w14:val="standardContextual"/>
            </w:rPr>
          </w:pPr>
          <w:del w:id="102" w:author="Marek Małek" w:date="2024-01-31T18:00:00Z">
            <w:r w:rsidRPr="009817E3" w:rsidDel="009817E3">
              <w:rPr>
                <w:noProof/>
                <w:rPrChange w:id="103" w:author="Marek Małek" w:date="2024-01-31T18:00:00Z">
                  <w:rPr>
                    <w:rStyle w:val="Hipercze"/>
                    <w:noProof/>
                  </w:rPr>
                </w:rPrChange>
              </w:rPr>
              <w:delText>1.4</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04" w:author="Marek Małek" w:date="2024-01-31T18:00:00Z">
                  <w:rPr>
                    <w:rStyle w:val="Hipercze"/>
                    <w:noProof/>
                  </w:rPr>
                </w:rPrChange>
              </w:rPr>
              <w:delText>Operacja splotu</w:delText>
            </w:r>
            <w:r w:rsidDel="009817E3">
              <w:rPr>
                <w:noProof/>
                <w:webHidden/>
              </w:rPr>
              <w:tab/>
              <w:delText>7</w:delText>
            </w:r>
          </w:del>
        </w:p>
        <w:p w14:paraId="3AB7AD3E" w14:textId="38571AFF" w:rsidR="00422435" w:rsidDel="009817E3" w:rsidRDefault="00422435">
          <w:pPr>
            <w:pStyle w:val="Spistreci2"/>
            <w:rPr>
              <w:del w:id="105" w:author="Marek Małek" w:date="2024-01-31T18:00:00Z"/>
              <w:rFonts w:asciiTheme="minorHAnsi" w:eastAsiaTheme="minorEastAsia" w:hAnsiTheme="minorHAnsi" w:cstheme="minorBidi"/>
              <w:noProof/>
              <w:kern w:val="2"/>
              <w:sz w:val="22"/>
              <w:szCs w:val="22"/>
              <w14:ligatures w14:val="standardContextual"/>
            </w:rPr>
          </w:pPr>
          <w:del w:id="106" w:author="Marek Małek" w:date="2024-01-31T18:00:00Z">
            <w:r w:rsidRPr="009817E3" w:rsidDel="009817E3">
              <w:rPr>
                <w:noProof/>
                <w:rPrChange w:id="107" w:author="Marek Małek" w:date="2024-01-31T18:00:00Z">
                  <w:rPr>
                    <w:rStyle w:val="Hipercze"/>
                    <w:noProof/>
                  </w:rPr>
                </w:rPrChange>
              </w:rPr>
              <w:delText>1.5</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08" w:author="Marek Małek" w:date="2024-01-31T18:00:00Z">
                  <w:rPr>
                    <w:rStyle w:val="Hipercze"/>
                    <w:noProof/>
                  </w:rPr>
                </w:rPrChange>
              </w:rPr>
              <w:delText>Użyte narzędzia i technologie</w:delText>
            </w:r>
            <w:r w:rsidDel="009817E3">
              <w:rPr>
                <w:noProof/>
                <w:webHidden/>
              </w:rPr>
              <w:tab/>
              <w:delText>7</w:delText>
            </w:r>
          </w:del>
        </w:p>
        <w:p w14:paraId="337DF918" w14:textId="38E597E9" w:rsidR="00422435" w:rsidDel="009817E3" w:rsidRDefault="00422435">
          <w:pPr>
            <w:pStyle w:val="Spistreci1"/>
            <w:tabs>
              <w:tab w:val="right" w:leader="dot" w:pos="9062"/>
            </w:tabs>
            <w:rPr>
              <w:del w:id="109" w:author="Marek Małek" w:date="2024-01-31T18:00:00Z"/>
              <w:rFonts w:asciiTheme="minorHAnsi" w:eastAsiaTheme="minorEastAsia" w:hAnsiTheme="minorHAnsi" w:cstheme="minorBidi"/>
              <w:noProof/>
              <w:kern w:val="2"/>
              <w:sz w:val="22"/>
              <w:szCs w:val="22"/>
              <w14:ligatures w14:val="standardContextual"/>
            </w:rPr>
          </w:pPr>
          <w:del w:id="110" w:author="Marek Małek" w:date="2024-01-31T18:00:00Z">
            <w:r w:rsidRPr="009817E3" w:rsidDel="009817E3">
              <w:rPr>
                <w:noProof/>
                <w:rPrChange w:id="111" w:author="Marek Małek" w:date="2024-01-31T18:00:00Z">
                  <w:rPr>
                    <w:rStyle w:val="Hipercze"/>
                    <w:noProof/>
                  </w:rPr>
                </w:rPrChange>
              </w:rPr>
              <w:delText>Rozdział 2 – Architektury InceptionResNetV2 i Xception</w:delText>
            </w:r>
            <w:r w:rsidDel="009817E3">
              <w:rPr>
                <w:noProof/>
                <w:webHidden/>
              </w:rPr>
              <w:tab/>
              <w:delText>9</w:delText>
            </w:r>
          </w:del>
        </w:p>
        <w:p w14:paraId="02C9D1D5" w14:textId="7085D3AC" w:rsidR="00422435" w:rsidDel="009817E3" w:rsidRDefault="00422435">
          <w:pPr>
            <w:pStyle w:val="Spistreci2"/>
            <w:rPr>
              <w:del w:id="112" w:author="Marek Małek" w:date="2024-01-31T18:00:00Z"/>
              <w:rFonts w:asciiTheme="minorHAnsi" w:eastAsiaTheme="minorEastAsia" w:hAnsiTheme="minorHAnsi" w:cstheme="minorBidi"/>
              <w:noProof/>
              <w:kern w:val="2"/>
              <w:sz w:val="22"/>
              <w:szCs w:val="22"/>
              <w14:ligatures w14:val="standardContextual"/>
            </w:rPr>
          </w:pPr>
          <w:del w:id="113" w:author="Marek Małek" w:date="2024-01-31T18:00:00Z">
            <w:r w:rsidRPr="009817E3" w:rsidDel="009817E3">
              <w:rPr>
                <w:noProof/>
                <w:rPrChange w:id="114" w:author="Marek Małek" w:date="2024-01-31T18:00:00Z">
                  <w:rPr>
                    <w:rStyle w:val="Hipercze"/>
                    <w:noProof/>
                  </w:rPr>
                </w:rPrChange>
              </w:rPr>
              <w:delText>2.1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15" w:author="Marek Małek" w:date="2024-01-31T18:00:00Z">
                  <w:rPr>
                    <w:rStyle w:val="Hipercze"/>
                    <w:noProof/>
                  </w:rPr>
                </w:rPrChange>
              </w:rPr>
              <w:delText>Architektura InceptionResNetV2</w:delText>
            </w:r>
            <w:r w:rsidDel="009817E3">
              <w:rPr>
                <w:noProof/>
                <w:webHidden/>
              </w:rPr>
              <w:tab/>
              <w:delText>9</w:delText>
            </w:r>
          </w:del>
        </w:p>
        <w:p w14:paraId="13839021" w14:textId="069CFB52" w:rsidR="00422435" w:rsidDel="009817E3" w:rsidRDefault="00422435">
          <w:pPr>
            <w:pStyle w:val="Spistreci2"/>
            <w:rPr>
              <w:del w:id="116" w:author="Marek Małek" w:date="2024-01-31T18:00:00Z"/>
              <w:rFonts w:asciiTheme="minorHAnsi" w:eastAsiaTheme="minorEastAsia" w:hAnsiTheme="minorHAnsi" w:cstheme="minorBidi"/>
              <w:noProof/>
              <w:kern w:val="2"/>
              <w:sz w:val="22"/>
              <w:szCs w:val="22"/>
              <w14:ligatures w14:val="standardContextual"/>
            </w:rPr>
          </w:pPr>
          <w:del w:id="117" w:author="Marek Małek" w:date="2024-01-31T18:00:00Z">
            <w:r w:rsidRPr="009817E3" w:rsidDel="009817E3">
              <w:rPr>
                <w:noProof/>
                <w:rPrChange w:id="118" w:author="Marek Małek" w:date="2024-01-31T18:00:00Z">
                  <w:rPr>
                    <w:rStyle w:val="Hipercze"/>
                    <w:noProof/>
                  </w:rPr>
                </w:rPrChange>
              </w:rPr>
              <w:delText>2.2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19" w:author="Marek Małek" w:date="2024-01-31T18:00:00Z">
                  <w:rPr>
                    <w:rStyle w:val="Hipercze"/>
                    <w:noProof/>
                  </w:rPr>
                </w:rPrChange>
              </w:rPr>
              <w:delText>Architektura Xception</w:delText>
            </w:r>
            <w:r w:rsidDel="009817E3">
              <w:rPr>
                <w:noProof/>
                <w:webHidden/>
              </w:rPr>
              <w:tab/>
              <w:delText>10</w:delText>
            </w:r>
          </w:del>
        </w:p>
        <w:p w14:paraId="393CFADD" w14:textId="15D992FC" w:rsidR="00422435" w:rsidDel="009817E3" w:rsidRDefault="00422435">
          <w:pPr>
            <w:pStyle w:val="Spistreci1"/>
            <w:tabs>
              <w:tab w:val="right" w:leader="dot" w:pos="9062"/>
            </w:tabs>
            <w:rPr>
              <w:del w:id="120" w:author="Marek Małek" w:date="2024-01-31T18:00:00Z"/>
              <w:rFonts w:asciiTheme="minorHAnsi" w:eastAsiaTheme="minorEastAsia" w:hAnsiTheme="minorHAnsi" w:cstheme="minorBidi"/>
              <w:noProof/>
              <w:kern w:val="2"/>
              <w:sz w:val="22"/>
              <w:szCs w:val="22"/>
              <w14:ligatures w14:val="standardContextual"/>
            </w:rPr>
          </w:pPr>
          <w:del w:id="121" w:author="Marek Małek" w:date="2024-01-31T18:00:00Z">
            <w:r w:rsidRPr="009817E3" w:rsidDel="009817E3">
              <w:rPr>
                <w:noProof/>
                <w:rPrChange w:id="122" w:author="Marek Małek" w:date="2024-01-31T18:00:00Z">
                  <w:rPr>
                    <w:rStyle w:val="Hipercze"/>
                    <w:noProof/>
                  </w:rPr>
                </w:rPrChange>
              </w:rPr>
              <w:delText>Rozdział 3 – Proces Trenowania Modeli</w:delText>
            </w:r>
            <w:r w:rsidDel="009817E3">
              <w:rPr>
                <w:noProof/>
                <w:webHidden/>
              </w:rPr>
              <w:tab/>
              <w:delText>12</w:delText>
            </w:r>
          </w:del>
        </w:p>
        <w:p w14:paraId="7370B597" w14:textId="23E4EBF3" w:rsidR="00422435" w:rsidDel="009817E3" w:rsidRDefault="00422435">
          <w:pPr>
            <w:pStyle w:val="Spistreci2"/>
            <w:rPr>
              <w:del w:id="123" w:author="Marek Małek" w:date="2024-01-31T18:00:00Z"/>
              <w:rFonts w:asciiTheme="minorHAnsi" w:eastAsiaTheme="minorEastAsia" w:hAnsiTheme="minorHAnsi" w:cstheme="minorBidi"/>
              <w:noProof/>
              <w:kern w:val="2"/>
              <w:sz w:val="22"/>
              <w:szCs w:val="22"/>
              <w14:ligatures w14:val="standardContextual"/>
            </w:rPr>
          </w:pPr>
          <w:del w:id="124" w:author="Marek Małek" w:date="2024-01-31T18:00:00Z">
            <w:r w:rsidRPr="009817E3" w:rsidDel="009817E3">
              <w:rPr>
                <w:noProof/>
                <w:rPrChange w:id="125" w:author="Marek Małek" w:date="2024-01-31T18:00:00Z">
                  <w:rPr>
                    <w:rStyle w:val="Hipercze"/>
                    <w:noProof/>
                  </w:rPr>
                </w:rPrChange>
              </w:rPr>
              <w:delText>3.1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26" w:author="Marek Małek" w:date="2024-01-31T18:00:00Z">
                  <w:rPr>
                    <w:rStyle w:val="Hipercze"/>
                    <w:noProof/>
                  </w:rPr>
                </w:rPrChange>
              </w:rPr>
              <w:delText>Zbiór danych i EDA</w:delText>
            </w:r>
            <w:r w:rsidDel="009817E3">
              <w:rPr>
                <w:noProof/>
                <w:webHidden/>
              </w:rPr>
              <w:tab/>
              <w:delText>12</w:delText>
            </w:r>
          </w:del>
        </w:p>
        <w:p w14:paraId="45F362BB" w14:textId="12B0BA9C" w:rsidR="00422435" w:rsidDel="009817E3" w:rsidRDefault="00422435">
          <w:pPr>
            <w:pStyle w:val="Spistreci2"/>
            <w:rPr>
              <w:del w:id="127" w:author="Marek Małek" w:date="2024-01-31T18:00:00Z"/>
              <w:rFonts w:asciiTheme="minorHAnsi" w:eastAsiaTheme="minorEastAsia" w:hAnsiTheme="minorHAnsi" w:cstheme="minorBidi"/>
              <w:noProof/>
              <w:kern w:val="2"/>
              <w:sz w:val="22"/>
              <w:szCs w:val="22"/>
              <w14:ligatures w14:val="standardContextual"/>
            </w:rPr>
          </w:pPr>
          <w:del w:id="128" w:author="Marek Małek" w:date="2024-01-31T18:00:00Z">
            <w:r w:rsidRPr="009817E3" w:rsidDel="009817E3">
              <w:rPr>
                <w:noProof/>
                <w:rPrChange w:id="129" w:author="Marek Małek" w:date="2024-01-31T18:00:00Z">
                  <w:rPr>
                    <w:rStyle w:val="Hipercze"/>
                    <w:noProof/>
                  </w:rPr>
                </w:rPrChange>
              </w:rPr>
              <w:delText>3.2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30" w:author="Marek Małek" w:date="2024-01-31T18:00:00Z">
                  <w:rPr>
                    <w:rStyle w:val="Hipercze"/>
                    <w:noProof/>
                  </w:rPr>
                </w:rPrChange>
              </w:rPr>
              <w:delText>Trenowanie i rezultaty modeli bazowych</w:delText>
            </w:r>
            <w:r w:rsidDel="009817E3">
              <w:rPr>
                <w:noProof/>
                <w:webHidden/>
              </w:rPr>
              <w:tab/>
              <w:delText>13</w:delText>
            </w:r>
          </w:del>
        </w:p>
        <w:p w14:paraId="251F89F6" w14:textId="7B9CDB8C" w:rsidR="00422435" w:rsidDel="009817E3" w:rsidRDefault="00422435">
          <w:pPr>
            <w:pStyle w:val="Spistreci2"/>
            <w:rPr>
              <w:del w:id="131" w:author="Marek Małek" w:date="2024-01-31T18:00:00Z"/>
              <w:rFonts w:asciiTheme="minorHAnsi" w:eastAsiaTheme="minorEastAsia" w:hAnsiTheme="minorHAnsi" w:cstheme="minorBidi"/>
              <w:noProof/>
              <w:kern w:val="2"/>
              <w:sz w:val="22"/>
              <w:szCs w:val="22"/>
              <w14:ligatures w14:val="standardContextual"/>
            </w:rPr>
          </w:pPr>
          <w:del w:id="132" w:author="Marek Małek" w:date="2024-01-31T18:00:00Z">
            <w:r w:rsidRPr="009817E3" w:rsidDel="009817E3">
              <w:rPr>
                <w:noProof/>
                <w:rPrChange w:id="133" w:author="Marek Małek" w:date="2024-01-31T18:00:00Z">
                  <w:rPr>
                    <w:rStyle w:val="Hipercze"/>
                    <w:noProof/>
                  </w:rPr>
                </w:rPrChange>
              </w:rPr>
              <w:delText>3.3</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34" w:author="Marek Małek" w:date="2024-01-31T18:00:00Z">
                  <w:rPr>
                    <w:rStyle w:val="Hipercze"/>
                    <w:noProof/>
                  </w:rPr>
                </w:rPrChange>
              </w:rPr>
              <w:delText>Opis procesu uruchamiania treningów sieci neuronowych</w:delText>
            </w:r>
            <w:r w:rsidDel="009817E3">
              <w:rPr>
                <w:noProof/>
                <w:webHidden/>
              </w:rPr>
              <w:tab/>
              <w:delText>15</w:delText>
            </w:r>
          </w:del>
        </w:p>
        <w:p w14:paraId="45FC56AB" w14:textId="4E96B3BA" w:rsidR="00422435" w:rsidDel="009817E3" w:rsidRDefault="00422435">
          <w:pPr>
            <w:pStyle w:val="Spistreci2"/>
            <w:rPr>
              <w:del w:id="135" w:author="Marek Małek" w:date="2024-01-31T18:00:00Z"/>
              <w:rFonts w:asciiTheme="minorHAnsi" w:eastAsiaTheme="minorEastAsia" w:hAnsiTheme="minorHAnsi" w:cstheme="minorBidi"/>
              <w:noProof/>
              <w:kern w:val="2"/>
              <w:sz w:val="22"/>
              <w:szCs w:val="22"/>
              <w14:ligatures w14:val="standardContextual"/>
            </w:rPr>
          </w:pPr>
          <w:del w:id="136" w:author="Marek Małek" w:date="2024-01-31T18:00:00Z">
            <w:r w:rsidRPr="009817E3" w:rsidDel="009817E3">
              <w:rPr>
                <w:noProof/>
                <w:rPrChange w:id="137" w:author="Marek Małek" w:date="2024-01-31T18:00:00Z">
                  <w:rPr>
                    <w:rStyle w:val="Hipercze"/>
                    <w:noProof/>
                  </w:rPr>
                </w:rPrChange>
              </w:rPr>
              <w:delText>3.4</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38" w:author="Marek Małek" w:date="2024-01-31T18:00:00Z">
                  <w:rPr>
                    <w:rStyle w:val="Hipercze"/>
                    <w:noProof/>
                  </w:rPr>
                </w:rPrChange>
              </w:rPr>
              <w:delText>Trenowanie sieci neuronowych</w:delText>
            </w:r>
            <w:r w:rsidDel="009817E3">
              <w:rPr>
                <w:noProof/>
                <w:webHidden/>
              </w:rPr>
              <w:tab/>
              <w:delText>17</w:delText>
            </w:r>
          </w:del>
        </w:p>
        <w:p w14:paraId="7C95AFB7" w14:textId="02734E84" w:rsidR="00422435" w:rsidDel="009817E3" w:rsidRDefault="00422435">
          <w:pPr>
            <w:pStyle w:val="Spistreci2"/>
            <w:rPr>
              <w:del w:id="139" w:author="Marek Małek" w:date="2024-01-31T18:00:00Z"/>
              <w:rFonts w:asciiTheme="minorHAnsi" w:eastAsiaTheme="minorEastAsia" w:hAnsiTheme="minorHAnsi" w:cstheme="minorBidi"/>
              <w:noProof/>
              <w:kern w:val="2"/>
              <w:sz w:val="22"/>
              <w:szCs w:val="22"/>
              <w14:ligatures w14:val="standardContextual"/>
            </w:rPr>
          </w:pPr>
          <w:del w:id="140" w:author="Marek Małek" w:date="2024-01-31T18:00:00Z">
            <w:r w:rsidRPr="009817E3" w:rsidDel="009817E3">
              <w:rPr>
                <w:noProof/>
                <w:rPrChange w:id="141" w:author="Marek Małek" w:date="2024-01-31T18:00:00Z">
                  <w:rPr>
                    <w:rStyle w:val="Hipercze"/>
                    <w:noProof/>
                  </w:rPr>
                </w:rPrChange>
              </w:rPr>
              <w:delText>3.5</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42" w:author="Marek Małek" w:date="2024-01-31T18:00:00Z">
                  <w:rPr>
                    <w:rStyle w:val="Hipercze"/>
                    <w:noProof/>
                  </w:rPr>
                </w:rPrChange>
              </w:rPr>
              <w:delText>Usprawnianie sieci neuronowych</w:delText>
            </w:r>
            <w:r w:rsidDel="009817E3">
              <w:rPr>
                <w:noProof/>
                <w:webHidden/>
              </w:rPr>
              <w:tab/>
              <w:delText>22</w:delText>
            </w:r>
          </w:del>
        </w:p>
        <w:p w14:paraId="1582F845" w14:textId="6E4949FA" w:rsidR="00422435" w:rsidDel="009817E3" w:rsidRDefault="00422435">
          <w:pPr>
            <w:pStyle w:val="Spistreci2"/>
            <w:rPr>
              <w:del w:id="143" w:author="Marek Małek" w:date="2024-01-31T18:00:00Z"/>
              <w:rFonts w:asciiTheme="minorHAnsi" w:eastAsiaTheme="minorEastAsia" w:hAnsiTheme="minorHAnsi" w:cstheme="minorBidi"/>
              <w:noProof/>
              <w:kern w:val="2"/>
              <w:sz w:val="22"/>
              <w:szCs w:val="22"/>
              <w14:ligatures w14:val="standardContextual"/>
            </w:rPr>
          </w:pPr>
          <w:del w:id="144" w:author="Marek Małek" w:date="2024-01-31T18:00:00Z">
            <w:r w:rsidRPr="009817E3" w:rsidDel="009817E3">
              <w:rPr>
                <w:noProof/>
                <w:rPrChange w:id="145" w:author="Marek Małek" w:date="2024-01-31T18:00:00Z">
                  <w:rPr>
                    <w:rStyle w:val="Hipercze"/>
                    <w:noProof/>
                  </w:rPr>
                </w:rPrChange>
              </w:rPr>
              <w:delText>3.6</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46" w:author="Marek Małek" w:date="2024-01-31T18:00:00Z">
                  <w:rPr>
                    <w:rStyle w:val="Hipercze"/>
                    <w:noProof/>
                  </w:rPr>
                </w:rPrChange>
              </w:rPr>
              <w:delText>Wizualne porównanie wyników</w:delText>
            </w:r>
            <w:r w:rsidDel="009817E3">
              <w:rPr>
                <w:noProof/>
                <w:webHidden/>
              </w:rPr>
              <w:tab/>
              <w:delText>25</w:delText>
            </w:r>
          </w:del>
        </w:p>
        <w:p w14:paraId="5C7B1B0C" w14:textId="439BF1A8" w:rsidR="00422435" w:rsidDel="009817E3" w:rsidRDefault="00422435">
          <w:pPr>
            <w:pStyle w:val="Spistreci1"/>
            <w:tabs>
              <w:tab w:val="right" w:leader="dot" w:pos="9062"/>
            </w:tabs>
            <w:rPr>
              <w:del w:id="147" w:author="Marek Małek" w:date="2024-01-31T18:00:00Z"/>
              <w:rFonts w:asciiTheme="minorHAnsi" w:eastAsiaTheme="minorEastAsia" w:hAnsiTheme="minorHAnsi" w:cstheme="minorBidi"/>
              <w:noProof/>
              <w:kern w:val="2"/>
              <w:sz w:val="22"/>
              <w:szCs w:val="22"/>
              <w14:ligatures w14:val="standardContextual"/>
            </w:rPr>
          </w:pPr>
          <w:del w:id="148" w:author="Marek Małek" w:date="2024-01-31T18:00:00Z">
            <w:r w:rsidRPr="009817E3" w:rsidDel="009817E3">
              <w:rPr>
                <w:noProof/>
                <w:rPrChange w:id="149" w:author="Marek Małek" w:date="2024-01-31T18:00:00Z">
                  <w:rPr>
                    <w:rStyle w:val="Hipercze"/>
                    <w:noProof/>
                  </w:rPr>
                </w:rPrChange>
              </w:rPr>
              <w:delText>Rozdział 4 – Statystyczna Analiza Porównawcza</w:delText>
            </w:r>
            <w:r w:rsidDel="009817E3">
              <w:rPr>
                <w:noProof/>
                <w:webHidden/>
              </w:rPr>
              <w:tab/>
              <w:delText>28</w:delText>
            </w:r>
          </w:del>
        </w:p>
        <w:p w14:paraId="79C98D19" w14:textId="66960FFE" w:rsidR="00422435" w:rsidDel="009817E3" w:rsidRDefault="00422435">
          <w:pPr>
            <w:pStyle w:val="Spistreci2"/>
            <w:rPr>
              <w:del w:id="150" w:author="Marek Małek" w:date="2024-01-31T18:00:00Z"/>
              <w:rFonts w:asciiTheme="minorHAnsi" w:eastAsiaTheme="minorEastAsia" w:hAnsiTheme="minorHAnsi" w:cstheme="minorBidi"/>
              <w:noProof/>
              <w:kern w:val="2"/>
              <w:sz w:val="22"/>
              <w:szCs w:val="22"/>
              <w14:ligatures w14:val="standardContextual"/>
            </w:rPr>
          </w:pPr>
          <w:del w:id="151" w:author="Marek Małek" w:date="2024-01-31T18:00:00Z">
            <w:r w:rsidRPr="009817E3" w:rsidDel="009817E3">
              <w:rPr>
                <w:noProof/>
                <w:rPrChange w:id="152" w:author="Marek Małek" w:date="2024-01-31T18:00:00Z">
                  <w:rPr>
                    <w:rStyle w:val="Hipercze"/>
                    <w:noProof/>
                  </w:rPr>
                </w:rPrChange>
              </w:rPr>
              <w:delText>4.1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53" w:author="Marek Małek" w:date="2024-01-31T18:00:00Z">
                  <w:rPr>
                    <w:rStyle w:val="Hipercze"/>
                    <w:noProof/>
                  </w:rPr>
                </w:rPrChange>
              </w:rPr>
              <w:delText>Opis procesu wyboru najlepszej instancji InceptionResNetV2</w:delText>
            </w:r>
            <w:r w:rsidDel="009817E3">
              <w:rPr>
                <w:noProof/>
                <w:webHidden/>
              </w:rPr>
              <w:tab/>
              <w:delText>28</w:delText>
            </w:r>
          </w:del>
        </w:p>
        <w:p w14:paraId="4436EDF2" w14:textId="2B757647" w:rsidR="00422435" w:rsidDel="009817E3" w:rsidRDefault="00422435">
          <w:pPr>
            <w:pStyle w:val="Spistreci2"/>
            <w:rPr>
              <w:del w:id="154" w:author="Marek Małek" w:date="2024-01-31T18:00:00Z"/>
              <w:rFonts w:asciiTheme="minorHAnsi" w:eastAsiaTheme="minorEastAsia" w:hAnsiTheme="minorHAnsi" w:cstheme="minorBidi"/>
              <w:noProof/>
              <w:kern w:val="2"/>
              <w:sz w:val="22"/>
              <w:szCs w:val="22"/>
              <w14:ligatures w14:val="standardContextual"/>
            </w:rPr>
          </w:pPr>
          <w:del w:id="155" w:author="Marek Małek" w:date="2024-01-31T18:00:00Z">
            <w:r w:rsidRPr="009817E3" w:rsidDel="009817E3">
              <w:rPr>
                <w:noProof/>
                <w:rPrChange w:id="156" w:author="Marek Małek" w:date="2024-01-31T18:00:00Z">
                  <w:rPr>
                    <w:rStyle w:val="Hipercze"/>
                    <w:noProof/>
                  </w:rPr>
                </w:rPrChange>
              </w:rPr>
              <w:delText>4.2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57" w:author="Marek Małek" w:date="2024-01-31T18:00:00Z">
                  <w:rPr>
                    <w:rStyle w:val="Hipercze"/>
                    <w:noProof/>
                  </w:rPr>
                </w:rPrChange>
              </w:rPr>
              <w:delText>Opis procesu wyboru najlepszej instancji Xception</w:delText>
            </w:r>
            <w:r w:rsidDel="009817E3">
              <w:rPr>
                <w:noProof/>
                <w:webHidden/>
              </w:rPr>
              <w:tab/>
              <w:delText>28</w:delText>
            </w:r>
          </w:del>
        </w:p>
        <w:p w14:paraId="0A532C1E" w14:textId="4A21DC96" w:rsidR="00422435" w:rsidDel="009817E3" w:rsidRDefault="00422435">
          <w:pPr>
            <w:pStyle w:val="Spistreci2"/>
            <w:rPr>
              <w:del w:id="158" w:author="Marek Małek" w:date="2024-01-31T18:00:00Z"/>
              <w:rFonts w:asciiTheme="minorHAnsi" w:eastAsiaTheme="minorEastAsia" w:hAnsiTheme="minorHAnsi" w:cstheme="minorBidi"/>
              <w:noProof/>
              <w:kern w:val="2"/>
              <w:sz w:val="22"/>
              <w:szCs w:val="22"/>
              <w14:ligatures w14:val="standardContextual"/>
            </w:rPr>
          </w:pPr>
          <w:del w:id="159" w:author="Marek Małek" w:date="2024-01-31T18:00:00Z">
            <w:r w:rsidRPr="009817E3" w:rsidDel="009817E3">
              <w:rPr>
                <w:noProof/>
                <w:rPrChange w:id="160" w:author="Marek Małek" w:date="2024-01-31T18:00:00Z">
                  <w:rPr>
                    <w:rStyle w:val="Hipercze"/>
                    <w:noProof/>
                  </w:rPr>
                </w:rPrChange>
              </w:rPr>
              <w:delText>4.3</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61" w:author="Marek Małek" w:date="2024-01-31T18:00:00Z">
                  <w:rPr>
                    <w:rStyle w:val="Hipercze"/>
                    <w:noProof/>
                  </w:rPr>
                </w:rPrChange>
              </w:rPr>
              <w:delText>Porównanie wyników</w:delText>
            </w:r>
            <w:r w:rsidDel="009817E3">
              <w:rPr>
                <w:noProof/>
                <w:webHidden/>
              </w:rPr>
              <w:tab/>
              <w:delText>28</w:delText>
            </w:r>
          </w:del>
        </w:p>
        <w:p w14:paraId="33D02E27" w14:textId="7B1C45A4" w:rsidR="00422435" w:rsidDel="009817E3" w:rsidRDefault="00422435">
          <w:pPr>
            <w:pStyle w:val="Spistreci1"/>
            <w:tabs>
              <w:tab w:val="right" w:leader="dot" w:pos="9062"/>
            </w:tabs>
            <w:rPr>
              <w:del w:id="162" w:author="Marek Małek" w:date="2024-01-31T18:00:00Z"/>
              <w:rFonts w:asciiTheme="minorHAnsi" w:eastAsiaTheme="minorEastAsia" w:hAnsiTheme="minorHAnsi" w:cstheme="minorBidi"/>
              <w:noProof/>
              <w:kern w:val="2"/>
              <w:sz w:val="22"/>
              <w:szCs w:val="22"/>
              <w14:ligatures w14:val="standardContextual"/>
            </w:rPr>
          </w:pPr>
          <w:del w:id="163" w:author="Marek Małek" w:date="2024-01-31T18:00:00Z">
            <w:r w:rsidRPr="009817E3" w:rsidDel="009817E3">
              <w:rPr>
                <w:noProof/>
                <w:rPrChange w:id="164" w:author="Marek Małek" w:date="2024-01-31T18:00:00Z">
                  <w:rPr>
                    <w:rStyle w:val="Hipercze"/>
                    <w:noProof/>
                  </w:rPr>
                </w:rPrChange>
              </w:rPr>
              <w:delText>BIBLIOGRAFIA</w:delText>
            </w:r>
            <w:r w:rsidDel="009817E3">
              <w:rPr>
                <w:noProof/>
                <w:webHidden/>
              </w:rPr>
              <w:tab/>
              <w:delText>29</w:delText>
            </w:r>
          </w:del>
        </w:p>
        <w:p w14:paraId="54874AEF" w14:textId="778D0420" w:rsidR="00422435" w:rsidDel="009817E3" w:rsidRDefault="00422435">
          <w:pPr>
            <w:pStyle w:val="Spistreci2"/>
            <w:rPr>
              <w:del w:id="165" w:author="Marek Małek" w:date="2024-01-31T18:00:00Z"/>
              <w:rFonts w:asciiTheme="minorHAnsi" w:eastAsiaTheme="minorEastAsia" w:hAnsiTheme="minorHAnsi" w:cstheme="minorBidi"/>
              <w:noProof/>
              <w:kern w:val="2"/>
              <w:sz w:val="22"/>
              <w:szCs w:val="22"/>
              <w14:ligatures w14:val="standardContextual"/>
            </w:rPr>
          </w:pPr>
          <w:del w:id="166" w:author="Marek Małek" w:date="2024-01-31T18:00:00Z">
            <w:r w:rsidRPr="009817E3" w:rsidDel="009817E3">
              <w:rPr>
                <w:noProof/>
                <w:rPrChange w:id="167" w:author="Marek Małek" w:date="2024-01-31T18:00:00Z">
                  <w:rPr>
                    <w:rStyle w:val="Hipercze"/>
                    <w:noProof/>
                  </w:rPr>
                </w:rPrChange>
              </w:rPr>
              <w:delText>Opracowania książkowe</w:delText>
            </w:r>
            <w:r w:rsidDel="009817E3">
              <w:rPr>
                <w:noProof/>
                <w:webHidden/>
              </w:rPr>
              <w:tab/>
              <w:delText>29</w:delText>
            </w:r>
          </w:del>
        </w:p>
        <w:p w14:paraId="65529893" w14:textId="36CD38BC" w:rsidR="00422435" w:rsidDel="009817E3" w:rsidRDefault="00422435">
          <w:pPr>
            <w:pStyle w:val="Spistreci2"/>
            <w:rPr>
              <w:del w:id="168" w:author="Marek Małek" w:date="2024-01-31T18:00:00Z"/>
              <w:rFonts w:asciiTheme="minorHAnsi" w:eastAsiaTheme="minorEastAsia" w:hAnsiTheme="minorHAnsi" w:cstheme="minorBidi"/>
              <w:noProof/>
              <w:kern w:val="2"/>
              <w:sz w:val="22"/>
              <w:szCs w:val="22"/>
              <w14:ligatures w14:val="standardContextual"/>
            </w:rPr>
          </w:pPr>
          <w:del w:id="169" w:author="Marek Małek" w:date="2024-01-31T18:00:00Z">
            <w:r w:rsidRPr="009817E3" w:rsidDel="009817E3">
              <w:rPr>
                <w:noProof/>
                <w:rPrChange w:id="170" w:author="Marek Małek" w:date="2024-01-31T18:00:00Z">
                  <w:rPr>
                    <w:rStyle w:val="Hipercze"/>
                    <w:noProof/>
                    <w:lang w:val="en-GB"/>
                  </w:rPr>
                </w:rPrChange>
              </w:rPr>
              <w:delText>Netografia</w:delText>
            </w:r>
            <w:r w:rsidDel="009817E3">
              <w:rPr>
                <w:noProof/>
                <w:webHidden/>
              </w:rPr>
              <w:tab/>
              <w:delText>29</w:delText>
            </w:r>
          </w:del>
        </w:p>
        <w:p w14:paraId="2CB432DE" w14:textId="767B8D62" w:rsidR="00422435" w:rsidDel="009817E3" w:rsidRDefault="00422435">
          <w:pPr>
            <w:pStyle w:val="Spistreci1"/>
            <w:tabs>
              <w:tab w:val="right" w:leader="dot" w:pos="9062"/>
            </w:tabs>
            <w:rPr>
              <w:del w:id="171" w:author="Marek Małek" w:date="2024-01-31T18:00:00Z"/>
              <w:rFonts w:asciiTheme="minorHAnsi" w:eastAsiaTheme="minorEastAsia" w:hAnsiTheme="minorHAnsi" w:cstheme="minorBidi"/>
              <w:noProof/>
              <w:kern w:val="2"/>
              <w:sz w:val="22"/>
              <w:szCs w:val="22"/>
              <w14:ligatures w14:val="standardContextual"/>
            </w:rPr>
          </w:pPr>
          <w:del w:id="172" w:author="Marek Małek" w:date="2024-01-31T18:00:00Z">
            <w:r w:rsidRPr="009817E3" w:rsidDel="009817E3">
              <w:rPr>
                <w:noProof/>
                <w:rPrChange w:id="173" w:author="Marek Małek" w:date="2024-01-31T18:00:00Z">
                  <w:rPr>
                    <w:rStyle w:val="Hipercze"/>
                    <w:noProof/>
                  </w:rPr>
                </w:rPrChange>
              </w:rPr>
              <w:delText>SPIS RYSUNKÓW</w:delText>
            </w:r>
            <w:r w:rsidDel="009817E3">
              <w:rPr>
                <w:noProof/>
                <w:webHidden/>
              </w:rPr>
              <w:tab/>
              <w:delText>30</w:delText>
            </w:r>
          </w:del>
        </w:p>
        <w:p w14:paraId="347D2C34" w14:textId="181044F8" w:rsidR="00952BDC" w:rsidRDefault="00952BDC">
          <w:r>
            <w:rPr>
              <w:b/>
              <w:bCs/>
            </w:rPr>
            <w:fldChar w:fldCharType="end"/>
          </w:r>
          <w:commentRangeEnd w:id="6"/>
          <w:r w:rsidR="00D41AE1">
            <w:rPr>
              <w:rStyle w:val="Odwoaniedokomentarza"/>
            </w:rPr>
            <w:commentReference w:id="6"/>
          </w:r>
          <w:commentRangeEnd w:id="7"/>
          <w:r w:rsidR="00E92EE3">
            <w:rPr>
              <w:rStyle w:val="Odwoaniedokomentarza"/>
            </w:rPr>
            <w:commentReference w:id="7"/>
          </w:r>
        </w:p>
      </w:sdtContent>
    </w:sdt>
    <w:p w14:paraId="34000046" w14:textId="14ADD147" w:rsidR="00560DDF" w:rsidRPr="00D334CD" w:rsidRDefault="00560DDF" w:rsidP="00560DDF">
      <w:pPr>
        <w:pStyle w:val="Nagwek1"/>
        <w:numPr>
          <w:ilvl w:val="0"/>
          <w:numId w:val="0"/>
        </w:numPr>
        <w:jc w:val="center"/>
      </w:pPr>
      <w:bookmarkStart w:id="174" w:name="_Toc157618369"/>
      <w:r w:rsidRPr="00D334CD">
        <w:lastRenderedPageBreak/>
        <w:t>WSTĘP</w:t>
      </w:r>
      <w:bookmarkEnd w:id="5"/>
      <w:bookmarkEnd w:id="4"/>
      <w:bookmarkEnd w:id="174"/>
    </w:p>
    <w:p w14:paraId="3E795ABC" w14:textId="2F164621"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w:t>
      </w:r>
      <w:commentRangeStart w:id="175"/>
      <w:del w:id="176" w:author="Marek Małek" w:date="2024-01-31T17:01:00Z">
        <w:r w:rsidR="00206D75" w:rsidDel="007953D5">
          <w:rPr>
            <w:rFonts w:eastAsia="Calibri"/>
          </w:rPr>
          <w:delText xml:space="preserve">klasycznych </w:delText>
        </w:r>
      </w:del>
      <w:commentRangeEnd w:id="175"/>
      <w:ins w:id="177" w:author="Marek Małek" w:date="2024-01-31T17:01:00Z">
        <w:r w:rsidR="007953D5">
          <w:rPr>
            <w:rFonts w:eastAsia="Calibri"/>
          </w:rPr>
          <w:t xml:space="preserve">często wybieranych </w:t>
        </w:r>
      </w:ins>
      <w:r w:rsidR="00D41AE1">
        <w:rPr>
          <w:rStyle w:val="Odwoaniedokomentarza"/>
        </w:rPr>
        <w:commentReference w:id="175"/>
      </w:r>
      <w:del w:id="178" w:author="Marek Małek" w:date="2024-01-31T17:01:00Z">
        <w:r w:rsidR="00206D75" w:rsidDel="007953D5">
          <w:rPr>
            <w:rFonts w:eastAsia="Calibri"/>
          </w:rPr>
          <w:delText>już</w:delText>
        </w:r>
      </w:del>
      <w:r w:rsidR="00206D75">
        <w:rPr>
          <w:rFonts w:eastAsia="Calibri"/>
        </w:rPr>
        <w:t xml:space="preserve">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w:t>
      </w:r>
      <w:commentRangeStart w:id="179"/>
      <w:r w:rsidR="000F608D">
        <w:rPr>
          <w:rFonts w:eastAsia="Calibri"/>
        </w:rPr>
        <w:t xml:space="preserve">e te architektury </w:t>
      </w:r>
      <w:del w:id="180" w:author="Marek Małek" w:date="2024-01-31T17:02:00Z">
        <w:r w:rsidR="000F608D" w:rsidDel="007953D5">
          <w:rPr>
            <w:rFonts w:eastAsia="Calibri"/>
          </w:rPr>
          <w:delText>służyć będą za rdzeń</w:delText>
        </w:r>
        <w:commentRangeEnd w:id="179"/>
        <w:r w:rsidR="00D41AE1" w:rsidDel="007953D5">
          <w:rPr>
            <w:rStyle w:val="Odwoaniedokomentarza"/>
          </w:rPr>
          <w:commentReference w:id="179"/>
        </w:r>
      </w:del>
      <w:ins w:id="181" w:author="Marek Małek" w:date="2024-01-31T17:02:00Z">
        <w:r w:rsidR="007953D5">
          <w:rPr>
            <w:rFonts w:eastAsia="Calibri"/>
          </w:rPr>
          <w:t>stanowić będą podstawę</w:t>
        </w:r>
        <w:r w:rsidR="006E13A7">
          <w:rPr>
            <w:rFonts w:eastAsia="Calibri"/>
          </w:rPr>
          <w:t xml:space="preserve"> dla </w:t>
        </w:r>
      </w:ins>
      <w:ins w:id="182" w:author="Marek Małek" w:date="2024-01-31T17:03:00Z">
        <w:r w:rsidR="006E13A7">
          <w:rPr>
            <w:rFonts w:eastAsia="Calibri"/>
          </w:rPr>
          <w:t>rozszerzonych modeli opracowanych w ramach niniejszej pracy inżynierskiej.</w:t>
        </w:r>
      </w:ins>
      <w:del w:id="183" w:author="Marek Małek" w:date="2024-01-31T17:04:00Z">
        <w:r w:rsidR="000F608D" w:rsidDel="006E13A7">
          <w:rPr>
            <w:rFonts w:eastAsia="Calibri"/>
          </w:rPr>
          <w:delText xml:space="preserve"> kilkunastu wariacji mających na celu osiągnięcie wyników </w:delText>
        </w:r>
        <w:commentRangeStart w:id="184"/>
        <w:r w:rsidR="000F608D" w:rsidDel="006E13A7">
          <w:rPr>
            <w:rFonts w:eastAsia="Calibri"/>
          </w:rPr>
          <w:delText>lepszych, niż byłoby to możliwe przy użyciu niezmodyfikowanych sieci i surowych danych</w:delText>
        </w:r>
        <w:commentRangeEnd w:id="184"/>
        <w:r w:rsidR="00D41AE1" w:rsidDel="006E13A7">
          <w:rPr>
            <w:rStyle w:val="Odwoaniedokomentarza"/>
          </w:rPr>
          <w:commentReference w:id="184"/>
        </w:r>
        <w:r w:rsidR="000F608D" w:rsidDel="006E13A7">
          <w:rPr>
            <w:rFonts w:eastAsia="Calibri"/>
          </w:rPr>
          <w:delText>.</w:delText>
        </w:r>
      </w:del>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3ABFC212" w:rsidR="000F3368" w:rsidRDefault="00BB2029" w:rsidP="000F3368">
      <w:pPr>
        <w:pStyle w:val="Akapitzlist"/>
        <w:numPr>
          <w:ilvl w:val="0"/>
          <w:numId w:val="16"/>
        </w:numPr>
        <w:spacing w:after="160"/>
        <w:jc w:val="both"/>
        <w:rPr>
          <w:rFonts w:eastAsia="Calibri"/>
        </w:rPr>
      </w:pPr>
      <w:commentRangeStart w:id="185"/>
      <w:commentRangeStart w:id="186"/>
      <w:del w:id="187" w:author="Pawel Tomkiewicz" w:date="2024-01-06T16:06:00Z">
        <w:r w:rsidDel="00D41AE1">
          <w:rPr>
            <w:rFonts w:eastAsia="Calibri"/>
          </w:rPr>
          <w:delText xml:space="preserve">Krótka, eksploracyjna </w:delText>
        </w:r>
      </w:del>
      <w:ins w:id="188" w:author="Marek Małek" w:date="2024-01-31T17:05:00Z">
        <w:r w:rsidR="006E13A7">
          <w:rPr>
            <w:rFonts w:eastAsia="Calibri"/>
          </w:rPr>
          <w:t xml:space="preserve">Eksploracyjna </w:t>
        </w:r>
      </w:ins>
      <w:r>
        <w:rPr>
          <w:rFonts w:eastAsia="Calibri"/>
        </w:rPr>
        <w:t xml:space="preserve">analiza danych </w:t>
      </w:r>
      <w:commentRangeEnd w:id="185"/>
      <w:r w:rsidR="00D41AE1">
        <w:rPr>
          <w:rStyle w:val="Odwoaniedokomentarza"/>
        </w:rPr>
        <w:commentReference w:id="185"/>
      </w:r>
      <w:commentRangeEnd w:id="186"/>
      <w:r w:rsidR="006E13A7">
        <w:rPr>
          <w:rStyle w:val="Odwoaniedokomentarza"/>
        </w:rPr>
        <w:commentReference w:id="186"/>
      </w:r>
      <w:r>
        <w:rPr>
          <w:rFonts w:eastAsia="Calibri"/>
        </w:rPr>
        <w:t>(en. EDA</w:t>
      </w:r>
      <w:r>
        <w:rPr>
          <w:rStyle w:val="Odwoanieprzypisudolnego"/>
          <w:rFonts w:eastAsia="Calibri"/>
        </w:rPr>
        <w:footnoteReference w:id="1"/>
      </w:r>
      <w:r>
        <w:rPr>
          <w:rFonts w:eastAsia="Calibri"/>
        </w:rPr>
        <w:t>) – jej celem jest sprawdzenie rozkładu klas obrazów</w:t>
      </w:r>
    </w:p>
    <w:p w14:paraId="4D570A26" w14:textId="1169F07C" w:rsidR="00BB2029" w:rsidRDefault="00D41AE1" w:rsidP="000F3368">
      <w:pPr>
        <w:pStyle w:val="Akapitzlist"/>
        <w:numPr>
          <w:ilvl w:val="0"/>
          <w:numId w:val="16"/>
        </w:numPr>
        <w:spacing w:after="160"/>
        <w:jc w:val="both"/>
        <w:rPr>
          <w:rFonts w:eastAsia="Calibri"/>
        </w:rPr>
      </w:pPr>
      <w:r>
        <w:rPr>
          <w:rFonts w:eastAsia="Calibri"/>
        </w:rPr>
        <w:t xml:space="preserve">Dobór </w:t>
      </w:r>
      <w:r w:rsidR="00BB2029">
        <w:rPr>
          <w:rFonts w:eastAsia="Calibri"/>
        </w:rPr>
        <w:t xml:space="preserve">modelu bazowego – aby wyraźnie zobaczyć przewagę sieci neuronowych w danym zagadnieniu, dobrze jest najpierw zastosować prostsze i szeroko znane techniki </w:t>
      </w:r>
      <w:r w:rsidR="000F608D">
        <w:rPr>
          <w:rFonts w:eastAsia="Calibri"/>
        </w:rPr>
        <w:t>oraz</w:t>
      </w:r>
      <w:r w:rsidR="00BB2029">
        <w:rPr>
          <w:rFonts w:eastAsia="Calibri"/>
        </w:rPr>
        <w:t xml:space="preserve"> sprawdzić jaką one mają wydajność</w:t>
      </w:r>
    </w:p>
    <w:p w14:paraId="39242E63" w14:textId="405D3984" w:rsidR="00055177" w:rsidRDefault="00D41AE1" w:rsidP="000F3368">
      <w:pPr>
        <w:pStyle w:val="Akapitzlist"/>
        <w:numPr>
          <w:ilvl w:val="0"/>
          <w:numId w:val="16"/>
        </w:numPr>
        <w:spacing w:after="160"/>
        <w:jc w:val="both"/>
        <w:rPr>
          <w:rFonts w:eastAsia="Calibri"/>
        </w:rPr>
      </w:pPr>
      <w:r>
        <w:rPr>
          <w:rFonts w:eastAsia="Calibri"/>
        </w:rPr>
        <w:t xml:space="preserve">Analiza </w:t>
      </w:r>
      <w:del w:id="189" w:author="Marek Małek" w:date="2024-01-31T17:10:00Z">
        <w:r w:rsidDel="00CC05D3">
          <w:rPr>
            <w:rFonts w:eastAsia="Calibri"/>
          </w:rPr>
          <w:delText>efektyności</w:delText>
        </w:r>
      </w:del>
      <w:ins w:id="190" w:author="Marek Małek" w:date="2024-01-31T17:10:00Z">
        <w:r w:rsidR="00CC05D3">
          <w:rPr>
            <w:rFonts w:eastAsia="Calibri"/>
          </w:rPr>
          <w:t>efektywności</w:t>
        </w:r>
      </w:ins>
      <w:ins w:id="191" w:author="Marek Małek" w:date="2024-01-31T17:11:00Z">
        <w:r w:rsidR="005864A2">
          <w:rPr>
            <w:rFonts w:eastAsia="Calibri"/>
          </w:rPr>
          <w:t xml:space="preserve"> sieci InceptionResNetV2</w:t>
        </w:r>
        <w:r w:rsidR="005864A2">
          <w:rPr>
            <w:rStyle w:val="Odwoanieprzypisudolnego"/>
            <w:rFonts w:eastAsia="Calibri"/>
          </w:rPr>
          <w:footnoteReference w:id="2"/>
        </w:r>
      </w:ins>
      <w:ins w:id="194" w:author="Pawel Tomkiewicz" w:date="2024-01-06T16:06:00Z">
        <w:r>
          <w:rPr>
            <w:rFonts w:eastAsia="Calibri"/>
          </w:rPr>
          <w:t xml:space="preserve"> </w:t>
        </w:r>
        <w:del w:id="195" w:author="Marek Małek" w:date="2024-01-31T17:10:00Z">
          <w:r w:rsidDel="0060172A">
            <w:rPr>
              <w:rFonts w:eastAsia="Calibri"/>
            </w:rPr>
            <w:delText>na przykładzie</w:delText>
          </w:r>
        </w:del>
      </w:ins>
      <w:ins w:id="196" w:author="Pawel Tomkiewicz" w:date="2024-01-06T16:07:00Z">
        <w:del w:id="197" w:author="Marek Małek" w:date="2024-01-31T17:10:00Z">
          <w:r w:rsidDel="0060172A">
            <w:rPr>
              <w:rFonts w:eastAsia="Calibri"/>
            </w:rPr>
            <w:delText>/</w:delText>
          </w:r>
        </w:del>
      </w:ins>
      <w:del w:id="198" w:author="Marek Małek" w:date="2024-01-31T17:10:00Z">
        <w:r w:rsidR="00BB2029" w:rsidDel="0060172A">
          <w:rPr>
            <w:rFonts w:eastAsia="Calibri"/>
          </w:rPr>
          <w:delText xml:space="preserve"> </w:delText>
        </w:r>
      </w:del>
      <w:r w:rsidR="00BB2029">
        <w:rPr>
          <w:rFonts w:eastAsia="Calibri"/>
        </w:rPr>
        <w:t>na zestawie danych HAM10000</w:t>
      </w:r>
      <w:r w:rsidR="00BB2029">
        <w:rPr>
          <w:rStyle w:val="Odwoanieprzypisudolnego"/>
          <w:rFonts w:eastAsia="Calibri"/>
        </w:rPr>
        <w:footnoteReference w:id="3"/>
      </w:r>
      <w:r w:rsidR="00BB2029">
        <w:rPr>
          <w:rFonts w:eastAsia="Calibri"/>
        </w:rPr>
        <w:t xml:space="preserve"> </w:t>
      </w:r>
      <w:del w:id="199" w:author="Marek Małek" w:date="2024-01-31T17:11:00Z">
        <w:r w:rsidR="00BB2029" w:rsidDel="005864A2">
          <w:rPr>
            <w:rFonts w:eastAsia="Calibri"/>
          </w:rPr>
          <w:delText>działa architektura InceptionResNetV2</w:delText>
        </w:r>
        <w:r w:rsidR="00055177" w:rsidDel="005864A2">
          <w:rPr>
            <w:rStyle w:val="Odwoanieprzypisudolnego"/>
            <w:rFonts w:eastAsia="Calibri"/>
          </w:rPr>
          <w:footnoteReference w:id="4"/>
        </w:r>
      </w:del>
      <w:r w:rsidR="00055177">
        <w:rPr>
          <w:rFonts w:eastAsia="Calibri"/>
        </w:rPr>
        <w:t xml:space="preserve">, na razie ignorując </w:t>
      </w:r>
      <w:commentRangeStart w:id="202"/>
      <w:del w:id="203" w:author="Marek Małek" w:date="2024-01-31T17:10:00Z">
        <w:r w:rsidR="00055177" w:rsidDel="0060172A">
          <w:rPr>
            <w:rFonts w:eastAsia="Calibri"/>
          </w:rPr>
          <w:delText xml:space="preserve">dysbalans </w:delText>
        </w:r>
      </w:del>
      <w:commentRangeEnd w:id="202"/>
      <w:ins w:id="204" w:author="Marek Małek" w:date="2024-01-31T17:10:00Z">
        <w:r w:rsidR="0060172A">
          <w:rPr>
            <w:rFonts w:eastAsia="Calibri"/>
          </w:rPr>
          <w:t>ni</w:t>
        </w:r>
      </w:ins>
      <w:ins w:id="205" w:author="Marek Małek" w:date="2024-01-31T17:11:00Z">
        <w:r w:rsidR="0060172A">
          <w:rPr>
            <w:rFonts w:eastAsia="Calibri"/>
          </w:rPr>
          <w:t>erównowagę</w:t>
        </w:r>
      </w:ins>
      <w:ins w:id="206" w:author="Marek Małek" w:date="2024-01-31T17:10:00Z">
        <w:r w:rsidR="0060172A">
          <w:rPr>
            <w:rFonts w:eastAsia="Calibri"/>
          </w:rPr>
          <w:t xml:space="preserve"> </w:t>
        </w:r>
      </w:ins>
      <w:r>
        <w:rPr>
          <w:rStyle w:val="Odwoaniedokomentarza"/>
        </w:rPr>
        <w:commentReference w:id="202"/>
      </w:r>
      <w:r w:rsidR="00055177">
        <w:rPr>
          <w:rFonts w:eastAsia="Calibri"/>
        </w:rPr>
        <w:t>klas; sprawdzenie, czy będzie w stanie pobić model bazowy</w:t>
      </w:r>
    </w:p>
    <w:p w14:paraId="6DA10DA6" w14:textId="79486228" w:rsidR="00BB2029" w:rsidRDefault="00D41AE1" w:rsidP="000F3368">
      <w:pPr>
        <w:pStyle w:val="Akapitzlist"/>
        <w:numPr>
          <w:ilvl w:val="0"/>
          <w:numId w:val="16"/>
        </w:numPr>
        <w:spacing w:after="160"/>
        <w:jc w:val="both"/>
        <w:rPr>
          <w:rFonts w:eastAsia="Calibri"/>
        </w:rPr>
      </w:pPr>
      <w:r>
        <w:rPr>
          <w:rFonts w:eastAsia="Calibri"/>
        </w:rPr>
        <w:t>Optymalizację</w:t>
      </w:r>
      <w:r w:rsidR="00055177">
        <w:rPr>
          <w:rFonts w:eastAsia="Calibri"/>
        </w:rPr>
        <w:t xml:space="preserve"> architektury tak, aby lepiej radziła sobie na zbiorze danych HAM10000</w:t>
      </w:r>
    </w:p>
    <w:p w14:paraId="32117EDC" w14:textId="6D206FF9" w:rsidR="00B80A8F" w:rsidRDefault="00D41AE1" w:rsidP="000F3368">
      <w:pPr>
        <w:pStyle w:val="Akapitzlist"/>
        <w:numPr>
          <w:ilvl w:val="0"/>
          <w:numId w:val="16"/>
        </w:numPr>
        <w:spacing w:after="160"/>
        <w:jc w:val="both"/>
        <w:rPr>
          <w:rFonts w:eastAsia="Calibri"/>
        </w:rPr>
      </w:pPr>
      <w:r>
        <w:rPr>
          <w:rFonts w:eastAsia="Calibri"/>
        </w:rPr>
        <w:t xml:space="preserve">Trenowanie i analiza uzyskanych wyników dla </w:t>
      </w:r>
      <w:r w:rsidR="000F608D">
        <w:rPr>
          <w:rFonts w:eastAsia="Calibri"/>
        </w:rPr>
        <w:t>Xception</w:t>
      </w:r>
      <w:r w:rsidR="00E949E7">
        <w:rPr>
          <w:rStyle w:val="Odwoanieprzypisudolnego"/>
          <w:rFonts w:eastAsia="Calibri"/>
        </w:rPr>
        <w:footnoteReference w:id="5"/>
      </w:r>
      <w:r w:rsidR="000F608D">
        <w:rPr>
          <w:rFonts w:eastAsia="Calibri"/>
        </w:rPr>
        <w:t xml:space="preserve"> </w:t>
      </w:r>
      <w:r w:rsidR="00E949E7">
        <w:rPr>
          <w:rFonts w:eastAsia="Calibri"/>
        </w:rPr>
        <w:t>i porównanie jej wyników z InceptionResNetV2</w:t>
      </w:r>
    </w:p>
    <w:p w14:paraId="331B0B2F" w14:textId="78438F67" w:rsidR="000F3368" w:rsidRDefault="00AA5E80" w:rsidP="00560DDF">
      <w:pPr>
        <w:spacing w:after="160"/>
        <w:ind w:firstLine="708"/>
        <w:jc w:val="both"/>
        <w:rPr>
          <w:rFonts w:eastAsia="Calibri"/>
        </w:rPr>
      </w:pPr>
      <w:ins w:id="207" w:author="Marek Małek" w:date="2024-01-31T17:13:00Z">
        <w:r>
          <w:rPr>
            <w:rFonts w:eastAsia="Calibri"/>
          </w:rPr>
          <w:t>Oprócz wyżej wymienionych komponentów, zostaną również opracowane skrypty, które ułatwią zarządzanie kodem oraz zautomatyzują procesy powtarzalnego uruchamiania treningów sieci neuronowych</w:t>
        </w:r>
      </w:ins>
      <w:ins w:id="208" w:author="Marek Małek" w:date="2024-01-31T17:14:00Z">
        <w:r>
          <w:rPr>
            <w:rFonts w:eastAsia="Calibri"/>
          </w:rPr>
          <w:t>. Takie działanie je</w:t>
        </w:r>
      </w:ins>
      <w:ins w:id="209" w:author="Marek Małek" w:date="2024-01-31T17:15:00Z">
        <w:r w:rsidR="000E54BC">
          <w:rPr>
            <w:rFonts w:eastAsia="Calibri"/>
          </w:rPr>
          <w:t>s</w:t>
        </w:r>
      </w:ins>
      <w:ins w:id="210" w:author="Marek Małek" w:date="2024-01-31T17:14:00Z">
        <w:r>
          <w:rPr>
            <w:rFonts w:eastAsia="Calibri"/>
          </w:rPr>
          <w:t xml:space="preserve">t kluczowe dla uzyskania wiarygodnych wniosków, biorąc pod uwagę, że w procesie szkolenia sieci neuronowych istnieje element losowości. Aby zrozumieć, które modyfikacje przyniosły pozytywne efekty, niezbędne jest wielokrotne uruchomienie treningów oraz agregacja </w:t>
        </w:r>
      </w:ins>
      <w:ins w:id="211" w:author="Marek Małek" w:date="2024-01-31T17:15:00Z">
        <w:r>
          <w:rPr>
            <w:rFonts w:eastAsia="Calibri"/>
          </w:rPr>
          <w:t>i analiza statystyczna wyników.</w:t>
        </w:r>
        <w:r w:rsidDel="00AA5E80">
          <w:rPr>
            <w:rFonts w:eastAsia="Calibri"/>
          </w:rPr>
          <w:t xml:space="preserve"> </w:t>
        </w:r>
      </w:ins>
      <w:commentRangeStart w:id="212"/>
      <w:del w:id="213" w:author="Marek Małek" w:date="2024-01-31T17:15:00Z">
        <w:r w:rsidR="000F3368" w:rsidDel="00AA5E80">
          <w:rPr>
            <w:rFonts w:eastAsia="Calibri"/>
          </w:rPr>
          <w:delText xml:space="preserve">Poza wymienionymi składowymi, </w:delText>
        </w:r>
        <w:r w:rsidR="00476501" w:rsidDel="00AA5E80">
          <w:rPr>
            <w:rFonts w:eastAsia="Calibri"/>
          </w:rPr>
          <w:delText>wykonane zostaną także skrypty ułatwiające zarządzanie kodem</w:delText>
        </w:r>
        <w:r w:rsidR="00FD3BD5" w:rsidDel="00AA5E80">
          <w:rPr>
            <w:rFonts w:eastAsia="Calibri"/>
          </w:rPr>
          <w:delTex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delText>
        </w:r>
        <w:r w:rsidR="00E949E7" w:rsidDel="00AA5E80">
          <w:rPr>
            <w:rFonts w:eastAsia="Calibri"/>
          </w:rPr>
          <w:delText>.</w:delText>
        </w:r>
        <w:commentRangeEnd w:id="212"/>
        <w:r w:rsidR="00D41AE1" w:rsidDel="00AA5E80">
          <w:rPr>
            <w:rStyle w:val="Odwoaniedokomentarza"/>
          </w:rPr>
          <w:commentReference w:id="212"/>
        </w:r>
      </w:del>
    </w:p>
    <w:p w14:paraId="4D5B710B" w14:textId="4D620077"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w:t>
      </w:r>
      <w:commentRangeStart w:id="214"/>
      <w:del w:id="215" w:author="Marek Małek" w:date="2024-01-31T17:16:00Z">
        <w:r w:rsidR="00E969A7" w:rsidDel="00172F7F">
          <w:rPr>
            <w:rFonts w:eastAsia="Calibri"/>
          </w:rPr>
          <w:delText xml:space="preserve">splotowych </w:delText>
        </w:r>
      </w:del>
      <w:commentRangeEnd w:id="214"/>
      <w:ins w:id="216" w:author="Marek Małek" w:date="2024-01-31T17:16:00Z">
        <w:r w:rsidR="00172F7F">
          <w:rPr>
            <w:rFonts w:eastAsia="Calibri"/>
          </w:rPr>
          <w:t xml:space="preserve">konwolucyjnych </w:t>
        </w:r>
      </w:ins>
      <w:r w:rsidR="005F7080">
        <w:rPr>
          <w:rStyle w:val="Odwoaniedokomentarza"/>
        </w:rPr>
        <w:commentReference w:id="214"/>
      </w:r>
      <w:r w:rsidR="00E969A7">
        <w:rPr>
          <w:rFonts w:eastAsia="Calibri"/>
        </w:rPr>
        <w:t>sieci neuronowych (CNN</w:t>
      </w:r>
      <w:r w:rsidR="0021009B">
        <w:rPr>
          <w:rStyle w:val="Odwoanieprzypisudolnego"/>
          <w:rFonts w:eastAsia="Calibri"/>
        </w:rPr>
        <w:footnoteReference w:id="6"/>
      </w:r>
      <w:r w:rsidR="00E969A7">
        <w:rPr>
          <w:rFonts w:eastAsia="Calibri"/>
        </w:rPr>
        <w:t>), p</w:t>
      </w:r>
      <w:r w:rsidRPr="00F43BD2">
        <w:rPr>
          <w:rFonts w:eastAsia="Calibri"/>
        </w:rPr>
        <w:t xml:space="preserve">rzybliżono w nich informacje </w:t>
      </w:r>
      <w:r w:rsidR="007B0842">
        <w:rPr>
          <w:rFonts w:eastAsia="Calibri"/>
        </w:rPr>
        <w:t>dotyczące technik, które sprawiły że są tak skuteczne 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lastRenderedPageBreak/>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217" w:name="_Toc157618370"/>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217"/>
    </w:p>
    <w:p w14:paraId="3135F2E6" w14:textId="6EC01232" w:rsidR="00433700" w:rsidRDefault="00632319" w:rsidP="00632319">
      <w:pPr>
        <w:pStyle w:val="Nagwek2"/>
      </w:pPr>
      <w:bookmarkStart w:id="218" w:name="_Toc157618371"/>
      <w:r>
        <w:t>Wprowadzenie</w:t>
      </w:r>
      <w:bookmarkEnd w:id="218"/>
    </w:p>
    <w:p w14:paraId="702F9597" w14:textId="54689C6B" w:rsidR="00E27874" w:rsidRDefault="00E27874" w:rsidP="00EF08E4">
      <w:pPr>
        <w:ind w:firstLine="576"/>
        <w:jc w:val="both"/>
      </w:pPr>
      <w:r>
        <w:t xml:space="preserve">Większość wytwarzanego oprogramowania od samego </w:t>
      </w:r>
      <w:commentRangeStart w:id="219"/>
      <w:r>
        <w:t xml:space="preserve">początku była </w:t>
      </w:r>
      <w:del w:id="220" w:author="Marek Małek" w:date="2024-01-31T17:16:00Z">
        <w:r w:rsidDel="00E55DFB">
          <w:delText>algorytmiczna</w:delText>
        </w:r>
        <w:commentRangeEnd w:id="219"/>
        <w:r w:rsidR="005F7080" w:rsidDel="00E55DFB">
          <w:rPr>
            <w:rStyle w:val="Odwoaniedokomentarza"/>
          </w:rPr>
          <w:commentReference w:id="219"/>
        </w:r>
      </w:del>
      <w:ins w:id="221" w:author="Marek Małek" w:date="2024-01-31T17:16:00Z">
        <w:r w:rsidR="00E55DFB">
          <w:t>oparta na jawnie zdefiniowanych algorytmach deterministycznych</w:t>
        </w:r>
      </w:ins>
      <w:r>
        <w:t>.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7"/>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8"/>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commentRangeStart w:id="222"/>
      <w:commentRangeStart w:id="223"/>
      <w:commentRangeStart w:id="224"/>
      <w:r>
        <w:t xml:space="preserve">Wczesne koncepcje lat 40-tych i 50-tych: wtedy to Warren </w:t>
      </w:r>
      <w:proofErr w:type="spellStart"/>
      <w:r>
        <w:t>McCulloch</w:t>
      </w:r>
      <w:proofErr w:type="spellEnd"/>
      <w:r>
        <w:t xml:space="preserve"> i Walter </w:t>
      </w:r>
      <w:proofErr w:type="spellStart"/>
      <w:r>
        <w:t>Pitts</w:t>
      </w:r>
      <w:proofErr w:type="spellEnd"/>
      <w:r>
        <w:t xml:space="preserve"> tworzą pierwszy „obliczeniowy” model biologicznego neuronu</w:t>
      </w:r>
      <w:r>
        <w:rPr>
          <w:rStyle w:val="Odwoanieprzypisudolnego"/>
        </w:rPr>
        <w:footnoteReference w:id="9"/>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10"/>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1"/>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2"/>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 xml:space="preserve">„Druga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w:t>
      </w:r>
      <w:proofErr w:type="spellStart"/>
      <w:r>
        <w:t>Support</w:t>
      </w:r>
      <w:proofErr w:type="spellEnd"/>
      <w:r>
        <w:t xml:space="preserve"> </w:t>
      </w:r>
      <w:proofErr w:type="spellStart"/>
      <w:r>
        <w:t>Vector</w:t>
      </w:r>
      <w:proofErr w:type="spellEnd"/>
      <w:r>
        <w:t xml:space="preserve"> </w:t>
      </w:r>
      <w:proofErr w:type="spellStart"/>
      <w:r>
        <w:t>Machines</w:t>
      </w:r>
      <w:proofErr w:type="spellEnd"/>
      <w:r>
        <w:rPr>
          <w:rStyle w:val="Odwoanieprzypisudolnego"/>
        </w:rPr>
        <w:footnoteReference w:id="13"/>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proofErr w:type="spellStart"/>
      <w:r w:rsidR="002E586A">
        <w:t>AlexNet</w:t>
      </w:r>
      <w:proofErr w:type="spellEnd"/>
      <w:r w:rsidR="002E586A">
        <w:rPr>
          <w:rStyle w:val="Odwoanieprzypisudolnego"/>
        </w:rPr>
        <w:footnoteReference w:id="14"/>
      </w:r>
      <w:r w:rsidR="002E586A">
        <w:t>, która to sieć stanowiła przełom w dziedzinie rozpoznawania obrazów, odkrycie architektur GAN</w:t>
      </w:r>
      <w:r w:rsidR="002E586A">
        <w:rPr>
          <w:rStyle w:val="Odwoanieprzypisudolnego"/>
        </w:rPr>
        <w:footnoteReference w:id="15"/>
      </w:r>
      <w:r w:rsidR="002E586A">
        <w:t xml:space="preserve"> oraz Transformer</w:t>
      </w:r>
      <w:r w:rsidR="002E586A">
        <w:rPr>
          <w:rStyle w:val="Odwoanieprzypisudolnego"/>
        </w:rPr>
        <w:footnoteReference w:id="16"/>
      </w:r>
      <w:r w:rsidR="002E586A">
        <w:t xml:space="preserve"> (która to jest używana np. w święcącym sukcesy </w:t>
      </w:r>
      <w:proofErr w:type="spellStart"/>
      <w:r w:rsidR="002E586A">
        <w:t>ChatGPT</w:t>
      </w:r>
      <w:proofErr w:type="spellEnd"/>
      <w:r w:rsidR="002E586A">
        <w:t>).</w:t>
      </w:r>
      <w:commentRangeEnd w:id="222"/>
      <w:r w:rsidR="005F7080">
        <w:rPr>
          <w:rStyle w:val="Odwoaniedokomentarza"/>
        </w:rPr>
        <w:commentReference w:id="222"/>
      </w:r>
      <w:commentRangeEnd w:id="223"/>
      <w:r w:rsidR="005F7080">
        <w:rPr>
          <w:rStyle w:val="Odwoaniedokomentarza"/>
        </w:rPr>
        <w:commentReference w:id="223"/>
      </w:r>
      <w:commentRangeEnd w:id="224"/>
      <w:r w:rsidR="00E55DFB">
        <w:rPr>
          <w:rStyle w:val="Odwoaniedokomentarza"/>
        </w:rPr>
        <w:commentReference w:id="224"/>
      </w:r>
    </w:p>
    <w:p w14:paraId="54B8D0B3" w14:textId="11425053" w:rsidR="000D40B1" w:rsidRDefault="00CE209C" w:rsidP="000D40B1">
      <w:pPr>
        <w:pStyle w:val="Nagwek2"/>
      </w:pPr>
      <w:bookmarkStart w:id="225" w:name="_Toc157618372"/>
      <w:r>
        <w:t>Konwolucyjne Sieci Neuronowe (CNN)</w:t>
      </w:r>
      <w:bookmarkEnd w:id="225"/>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w:t>
      </w:r>
      <w:proofErr w:type="spellStart"/>
      <w:r>
        <w:t>Yanna</w:t>
      </w:r>
      <w:proofErr w:type="spellEnd"/>
      <w:r>
        <w:t xml:space="preserve"> </w:t>
      </w:r>
      <w:proofErr w:type="spellStart"/>
      <w:r>
        <w:t>LeCuna</w:t>
      </w:r>
      <w:proofErr w:type="spellEnd"/>
      <w:r>
        <w:t>.</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6C38F177" w:rsidR="007055E3" w:rsidRPr="007055E3" w:rsidRDefault="007055E3" w:rsidP="007055E3">
      <w:pPr>
        <w:pStyle w:val="Legenda"/>
        <w:keepNext/>
        <w:jc w:val="right"/>
        <w:rPr>
          <w:i w:val="0"/>
          <w:iCs w:val="0"/>
        </w:rPr>
      </w:pPr>
      <w:bookmarkStart w:id="226"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FB4259">
        <w:rPr>
          <w:i w:val="0"/>
          <w:iCs w:val="0"/>
          <w:noProof/>
        </w:rPr>
        <w:t>1</w:t>
      </w:r>
      <w:r w:rsidR="00252D93">
        <w:rPr>
          <w:i w:val="0"/>
          <w:iCs w:val="0"/>
        </w:rPr>
        <w:fldChar w:fldCharType="end"/>
      </w:r>
      <w:r w:rsidR="00316BBE">
        <w:rPr>
          <w:i w:val="0"/>
          <w:iCs w:val="0"/>
        </w:rPr>
        <w:t xml:space="preserve"> – Architektura Sieci LeNet-5</w:t>
      </w:r>
      <w:bookmarkEnd w:id="226"/>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w:t>
      </w:r>
      <w:proofErr w:type="spellStart"/>
      <w:r>
        <w:t>AlexNet</w:t>
      </w:r>
      <w:proofErr w:type="spellEnd"/>
      <w:r>
        <w:t xml:space="preserve">, </w:t>
      </w:r>
      <w:proofErr w:type="spellStart"/>
      <w:r>
        <w:t>VGGNet</w:t>
      </w:r>
      <w:proofErr w:type="spellEnd"/>
      <w:r>
        <w:t xml:space="preserve">, czy </w:t>
      </w:r>
      <w:proofErr w:type="spellStart"/>
      <w:r>
        <w:t>ResNet</w:t>
      </w:r>
      <w:proofErr w:type="spellEnd"/>
      <w:r>
        <w:t xml:space="preserve">. </w:t>
      </w:r>
    </w:p>
    <w:p w14:paraId="20141499" w14:textId="3CCA54A8" w:rsidR="00365A2D" w:rsidRDefault="00735DE7" w:rsidP="00735DE7">
      <w:pPr>
        <w:ind w:firstLine="708"/>
        <w:jc w:val="both"/>
      </w:pPr>
      <w:r>
        <w:t xml:space="preserve">Być może największym wkładem </w:t>
      </w:r>
      <w:proofErr w:type="spellStart"/>
      <w:r>
        <w:t>Yanna</w:t>
      </w:r>
      <w:proofErr w:type="spellEnd"/>
      <w:r>
        <w:t xml:space="preserve"> </w:t>
      </w:r>
      <w:proofErr w:type="spellStart"/>
      <w:r>
        <w:t>LeCuna</w:t>
      </w:r>
      <w:proofErr w:type="spellEnd"/>
      <w:r>
        <w:t xml:space="preserve">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227" w:name="_Toc157618373"/>
      <w:r>
        <w:t>Mechanizm propagacji wstecznej</w:t>
      </w:r>
      <w:bookmarkEnd w:id="227"/>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E096238" w:rsidR="00BA4579" w:rsidRDefault="00BA4579" w:rsidP="00BA4579">
      <w:pPr>
        <w:pStyle w:val="Nagwek2"/>
      </w:pPr>
      <w:bookmarkStart w:id="228" w:name="_Toc157618374"/>
      <w:r>
        <w:t xml:space="preserve">Operacja </w:t>
      </w:r>
      <w:commentRangeStart w:id="229"/>
      <w:commentRangeStart w:id="230"/>
      <w:del w:id="231" w:author="Marek Małek" w:date="2024-01-31T17:19:00Z">
        <w:r w:rsidDel="00E55DFB">
          <w:delText>splotu</w:delText>
        </w:r>
        <w:commentRangeEnd w:id="229"/>
        <w:r w:rsidR="005F7080" w:rsidDel="00E55DFB">
          <w:rPr>
            <w:rStyle w:val="Odwoaniedokomentarza"/>
            <w:b w:val="0"/>
            <w:bCs w:val="0"/>
            <w:iCs w:val="0"/>
          </w:rPr>
          <w:commentReference w:id="229"/>
        </w:r>
        <w:commentRangeEnd w:id="230"/>
        <w:r w:rsidR="005F7080" w:rsidDel="00E55DFB">
          <w:rPr>
            <w:rStyle w:val="Odwoaniedokomentarza"/>
            <w:b w:val="0"/>
            <w:bCs w:val="0"/>
            <w:iCs w:val="0"/>
          </w:rPr>
          <w:commentReference w:id="230"/>
        </w:r>
      </w:del>
      <w:ins w:id="232" w:author="Marek Małek" w:date="2024-01-31T17:19:00Z">
        <w:r w:rsidR="00E55DFB">
          <w:t>konwolucji</w:t>
        </w:r>
      </w:ins>
      <w:bookmarkEnd w:id="228"/>
    </w:p>
    <w:p w14:paraId="2A887D6A" w14:textId="77777777" w:rsidR="00C07920" w:rsidRDefault="00CA4451" w:rsidP="00CA4451">
      <w:pPr>
        <w:ind w:firstLine="576"/>
        <w:jc w:val="both"/>
        <w:rPr>
          <w:ins w:id="233" w:author="Marek Małek" w:date="2024-01-31T17:30:00Z"/>
        </w:rPr>
      </w:pPr>
      <w:r>
        <w:t>Tak jak</w:t>
      </w:r>
      <w:r w:rsidR="00BA4579">
        <w:t xml:space="preserve"> mechanizm propagacji wstecznej jest kluczowym elementem </w:t>
      </w:r>
      <w:r>
        <w:t xml:space="preserve">dla wszystkich rodzajów </w:t>
      </w:r>
      <w:r w:rsidR="00BA4579">
        <w:t>sieci neuronowych, t</w:t>
      </w:r>
      <w:del w:id="234" w:author="Marek Małek" w:date="2024-01-31T17:19:00Z">
        <w:r w:rsidR="00BA4579" w:rsidDel="00045DF5">
          <w:delText>o</w:delText>
        </w:r>
      </w:del>
      <w:ins w:id="235" w:author="Marek Małek" w:date="2024-01-31T17:19:00Z">
        <w:r w:rsidR="00045DF5">
          <w:t>ak</w:t>
        </w:r>
      </w:ins>
      <w:r w:rsidR="00BA4579">
        <w:t xml:space="preserve"> operacja </w:t>
      </w:r>
      <w:del w:id="236" w:author="Marek Małek" w:date="2024-01-31T17:19:00Z">
        <w:r w:rsidR="00BA4579" w:rsidDel="00045DF5">
          <w:delText xml:space="preserve">splotu </w:delText>
        </w:r>
      </w:del>
      <w:ins w:id="237" w:author="Marek Małek" w:date="2024-01-31T17:19:00Z">
        <w:r w:rsidR="00045DF5">
          <w:t xml:space="preserve">konwolucji </w:t>
        </w:r>
      </w:ins>
      <w:r w:rsidR="00BA4579">
        <w:t>jest takim elementem w sieciach konwolucyjnych</w:t>
      </w:r>
      <w:r w:rsidR="002176E8">
        <w:t xml:space="preserve">. Dzięki niej, sieci </w:t>
      </w:r>
      <w:del w:id="238" w:author="Marek Małek" w:date="2024-01-31T17:19:00Z">
        <w:r w:rsidR="002176E8" w:rsidDel="003532ED">
          <w:delText xml:space="preserve">splotowe </w:delText>
        </w:r>
      </w:del>
      <w:ins w:id="239" w:author="Marek Małek" w:date="2024-01-31T17:19:00Z">
        <w:r w:rsidR="003532ED">
          <w:t xml:space="preserve">te </w:t>
        </w:r>
      </w:ins>
      <w:r w:rsidR="002176E8">
        <w:t xml:space="preserve">są w stanie lepiej, od np. sieci gęsto połączonych wychwytywać złożone wzorce, ale też, do pewnego stopnia są w stanie znajdywać je w różnych miejscach obrazów wejściowych. </w:t>
      </w:r>
    </w:p>
    <w:p w14:paraId="623A3BE5" w14:textId="39291118" w:rsidR="00FB4259" w:rsidRPr="00FB4259" w:rsidRDefault="00FB4259">
      <w:pPr>
        <w:pStyle w:val="Legenda"/>
        <w:keepNext/>
        <w:ind w:left="2124"/>
        <w:rPr>
          <w:ins w:id="240" w:author="Marek Małek" w:date="2024-01-31T17:31:00Z"/>
          <w:i w:val="0"/>
          <w:iCs w:val="0"/>
          <w:rPrChange w:id="241" w:author="Marek Małek" w:date="2024-01-31T17:31:00Z">
            <w:rPr>
              <w:ins w:id="242" w:author="Marek Małek" w:date="2024-01-31T17:31:00Z"/>
            </w:rPr>
          </w:rPrChange>
        </w:rPr>
        <w:pPrChange w:id="243" w:author="Marek Małek" w:date="2024-01-31T17:32:00Z">
          <w:pPr>
            <w:pStyle w:val="Legenda"/>
          </w:pPr>
        </w:pPrChange>
      </w:pPr>
      <w:ins w:id="244" w:author="Marek Małek" w:date="2024-01-31T17:32:00Z">
        <w:r>
          <w:rPr>
            <w:i w:val="0"/>
            <w:iCs w:val="0"/>
          </w:rPr>
          <w:t xml:space="preserve">       </w:t>
        </w:r>
      </w:ins>
      <w:ins w:id="245" w:author="Marek Małek" w:date="2024-01-31T17:31:00Z">
        <w:r w:rsidRPr="00FB4259">
          <w:rPr>
            <w:i w:val="0"/>
            <w:iCs w:val="0"/>
            <w:rPrChange w:id="246" w:author="Marek Małek" w:date="2024-01-31T17:31:00Z">
              <w:rPr/>
            </w:rPrChange>
          </w:rPr>
          <w:t xml:space="preserve">Rysunek </w:t>
        </w:r>
        <w:r w:rsidRPr="00FB4259">
          <w:rPr>
            <w:i w:val="0"/>
            <w:iCs w:val="0"/>
            <w:rPrChange w:id="247" w:author="Marek Małek" w:date="2024-01-31T17:31:00Z">
              <w:rPr/>
            </w:rPrChange>
          </w:rPr>
          <w:fldChar w:fldCharType="begin"/>
        </w:r>
        <w:r w:rsidRPr="00FB4259">
          <w:rPr>
            <w:i w:val="0"/>
            <w:iCs w:val="0"/>
            <w:rPrChange w:id="248" w:author="Marek Małek" w:date="2024-01-31T17:31:00Z">
              <w:rPr/>
            </w:rPrChange>
          </w:rPr>
          <w:instrText xml:space="preserve"> SEQ Rysunek \* ARABIC </w:instrText>
        </w:r>
      </w:ins>
      <w:r w:rsidRPr="00FB4259">
        <w:rPr>
          <w:i w:val="0"/>
          <w:iCs w:val="0"/>
          <w:rPrChange w:id="249" w:author="Marek Małek" w:date="2024-01-31T17:31:00Z">
            <w:rPr/>
          </w:rPrChange>
        </w:rPr>
        <w:fldChar w:fldCharType="separate"/>
      </w:r>
      <w:ins w:id="250" w:author="Marek Małek" w:date="2024-01-31T17:31:00Z">
        <w:r w:rsidRPr="00FB4259">
          <w:rPr>
            <w:i w:val="0"/>
            <w:iCs w:val="0"/>
            <w:noProof/>
            <w:rPrChange w:id="251" w:author="Marek Małek" w:date="2024-01-31T17:31:00Z">
              <w:rPr>
                <w:noProof/>
              </w:rPr>
            </w:rPrChange>
          </w:rPr>
          <w:t>2</w:t>
        </w:r>
        <w:r w:rsidRPr="00FB4259">
          <w:rPr>
            <w:i w:val="0"/>
            <w:iCs w:val="0"/>
            <w:rPrChange w:id="252" w:author="Marek Małek" w:date="2024-01-31T17:31:00Z">
              <w:rPr/>
            </w:rPrChange>
          </w:rPr>
          <w:fldChar w:fldCharType="end"/>
        </w:r>
        <w:r w:rsidRPr="00FB4259">
          <w:rPr>
            <w:i w:val="0"/>
            <w:iCs w:val="0"/>
            <w:rPrChange w:id="253" w:author="Marek Małek" w:date="2024-01-31T17:31:00Z">
              <w:rPr/>
            </w:rPrChange>
          </w:rPr>
          <w:t xml:space="preserve"> - wizualizacja operacji konwolucji</w:t>
        </w:r>
      </w:ins>
    </w:p>
    <w:p w14:paraId="67542034" w14:textId="77777777" w:rsidR="008C6BD1" w:rsidRDefault="00C07920">
      <w:pPr>
        <w:keepNext/>
        <w:jc w:val="both"/>
        <w:rPr>
          <w:ins w:id="254" w:author="Marek Małek" w:date="2024-01-31T17:32:00Z"/>
        </w:rPr>
        <w:pPrChange w:id="255" w:author="Marek Małek" w:date="2024-01-31T17:32:00Z">
          <w:pPr>
            <w:jc w:val="both"/>
          </w:pPr>
        </w:pPrChange>
      </w:pPr>
      <w:ins w:id="256" w:author="Marek Małek" w:date="2024-01-31T17:30:00Z">
        <w:r>
          <w:rPr>
            <w:noProof/>
          </w:rPr>
          <w:drawing>
            <wp:inline distT="0" distB="0" distL="0" distR="0" wp14:anchorId="06276793" wp14:editId="0913ED2A">
              <wp:extent cx="3610479" cy="3134162"/>
              <wp:effectExtent l="0" t="0" r="9525" b="0"/>
              <wp:docPr id="360274391" name="Obraz 1" descr="Obraz zawierający tekst, diagram, szkic,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4391" name="Obraz 1" descr="Obraz zawierający tekst, diagram, szkic, Plan&#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3610479" cy="3134162"/>
                      </a:xfrm>
                      <a:prstGeom prst="rect">
                        <a:avLst/>
                      </a:prstGeom>
                    </pic:spPr>
                  </pic:pic>
                </a:graphicData>
              </a:graphic>
            </wp:inline>
          </w:drawing>
        </w:r>
      </w:ins>
    </w:p>
    <w:p w14:paraId="13EB3477" w14:textId="4DF21B53" w:rsidR="00C07920" w:rsidRPr="00F235A4" w:rsidRDefault="008C6BD1">
      <w:pPr>
        <w:pStyle w:val="Legenda"/>
        <w:rPr>
          <w:ins w:id="257" w:author="Marek Małek" w:date="2024-01-31T17:30:00Z"/>
        </w:rPr>
        <w:pPrChange w:id="258" w:author="Marek Małek" w:date="2024-01-31T17:33:00Z">
          <w:pPr>
            <w:ind w:firstLine="576"/>
            <w:jc w:val="both"/>
          </w:pPr>
        </w:pPrChange>
      </w:pPr>
      <w:ins w:id="259" w:author="Marek Małek" w:date="2024-01-31T17:32:00Z">
        <w:r w:rsidRPr="008C6BD1">
          <w:rPr>
            <w:i w:val="0"/>
            <w:iCs w:val="0"/>
            <w:rPrChange w:id="260" w:author="Marek Małek" w:date="2024-01-31T17:33:00Z">
              <w:rPr/>
            </w:rPrChange>
          </w:rPr>
          <w:t xml:space="preserve">Źródło: </w:t>
        </w:r>
      </w:ins>
      <w:ins w:id="261" w:author="Marek Małek" w:date="2024-01-31T17:33:00Z">
        <w:r w:rsidR="008D410B" w:rsidRPr="008D410B">
          <w:rPr>
            <w:i w:val="0"/>
            <w:iCs w:val="0"/>
          </w:rPr>
          <w:t>https://commons.wikimedia.org/wiki/File:2D_Convolution_Animation.gif</w:t>
        </w:r>
      </w:ins>
    </w:p>
    <w:p w14:paraId="3B784DF7" w14:textId="0BD20A8B" w:rsidR="00BA4579" w:rsidRDefault="002176E8" w:rsidP="00CA4451">
      <w:pPr>
        <w:ind w:firstLine="576"/>
        <w:jc w:val="both"/>
      </w:pPr>
      <w:r>
        <w:t xml:space="preserve">Składowymi operacji </w:t>
      </w:r>
      <w:del w:id="262" w:author="Marek Małek" w:date="2024-01-31T17:20:00Z">
        <w:r w:rsidDel="00BD5A08">
          <w:delText xml:space="preserve">splotu </w:delText>
        </w:r>
      </w:del>
      <w:ins w:id="263" w:author="Marek Małek" w:date="2024-01-31T17:20:00Z">
        <w:r w:rsidR="00BD5A08">
          <w:t xml:space="preserve">konwolucji </w:t>
        </w:r>
      </w:ins>
      <w:r>
        <w:t>są:</w:t>
      </w:r>
    </w:p>
    <w:p w14:paraId="47C99310" w14:textId="2668BAD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ins w:id="264" w:author="Marek Małek" w:date="2024-01-31T17:34:00Z">
        <w:r w:rsidR="00E06FDD">
          <w:t xml:space="preserve"> Na </w:t>
        </w:r>
      </w:ins>
      <w:ins w:id="265" w:author="Marek Małek" w:date="2024-01-31T17:35:00Z">
        <w:r w:rsidR="00E06FDD">
          <w:t xml:space="preserve">rysunku 2 </w:t>
        </w:r>
        <w:proofErr w:type="spellStart"/>
        <w:r w:rsidR="00E06FDD">
          <w:t>kernelem</w:t>
        </w:r>
        <w:proofErr w:type="spellEnd"/>
        <w:r w:rsidR="00E06FDD">
          <w:t xml:space="preserve"> jest macierz umieszczona między większymi, nazwanymi </w:t>
        </w:r>
        <w:proofErr w:type="spellStart"/>
        <w:r w:rsidR="00E06FDD">
          <w:t>input</w:t>
        </w:r>
        <w:proofErr w:type="spellEnd"/>
        <w:r w:rsidR="00E06FDD">
          <w:t xml:space="preserve"> i </w:t>
        </w:r>
        <w:proofErr w:type="spellStart"/>
        <w:r w:rsidR="00E06FDD">
          <w:t>output</w:t>
        </w:r>
      </w:ins>
      <w:proofErr w:type="spellEnd"/>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75124BA9" w:rsidR="002176E8" w:rsidRDefault="002176E8" w:rsidP="002176E8">
      <w:pPr>
        <w:pStyle w:val="Akapitzlist"/>
        <w:numPr>
          <w:ilvl w:val="0"/>
          <w:numId w:val="26"/>
        </w:numPr>
        <w:jc w:val="both"/>
      </w:pPr>
      <w:r>
        <w:lastRenderedPageBreak/>
        <w:t>Wyjściem z tej operacji są tzw. mapy cech, które reprezentują to, co w danym przejściu udało się wykryć warstwie splotowej</w:t>
      </w:r>
      <w:ins w:id="266" w:author="Marek Małek" w:date="2024-01-31T17:35:00Z">
        <w:r w:rsidR="0069076A">
          <w:t xml:space="preserve"> </w:t>
        </w:r>
      </w:ins>
      <w:ins w:id="267" w:author="Marek Małek" w:date="2024-01-31T17:36:00Z">
        <w:r w:rsidR="0069076A">
          <w:t xml:space="preserve">(na rysunku 2 jest to macierz nazwana </w:t>
        </w:r>
        <w:proofErr w:type="spellStart"/>
        <w:r w:rsidR="0069076A">
          <w:t>output</w:t>
        </w:r>
        <w:proofErr w:type="spellEnd"/>
        <w:r w:rsidR="0069076A">
          <w:t>)</w:t>
        </w:r>
      </w:ins>
      <w:r>
        <w:t>.</w:t>
      </w:r>
    </w:p>
    <w:p w14:paraId="5B9BD305" w14:textId="5DFF1988" w:rsidR="002176E8" w:rsidRDefault="002176E8" w:rsidP="002176E8">
      <w:pPr>
        <w:pStyle w:val="Akapitzlist"/>
        <w:numPr>
          <w:ilvl w:val="0"/>
          <w:numId w:val="26"/>
        </w:numPr>
        <w:jc w:val="both"/>
      </w:pPr>
      <w:r>
        <w:t xml:space="preserve">Na końcu, na każdej mapie cech wywoływana jest nieliniowa funkcja aktywacji (np. </w:t>
      </w:r>
      <w:proofErr w:type="spellStart"/>
      <w:r>
        <w:t>ReLU</w:t>
      </w:r>
      <w:proofErr w:type="spellEnd"/>
      <w:r>
        <w:t>), po to, żeby model był zdolny wychwytywać skomplikowane wzorce.</w:t>
      </w:r>
    </w:p>
    <w:p w14:paraId="6709DA76" w14:textId="73CAAF51" w:rsidR="00BC1BBB" w:rsidRDefault="00BC1BBB" w:rsidP="00BC1BBB">
      <w:pPr>
        <w:pStyle w:val="Nagwek2"/>
      </w:pPr>
      <w:bookmarkStart w:id="268" w:name="_Toc157618375"/>
      <w:r>
        <w:t>Użyte narzędzia i technologie</w:t>
      </w:r>
      <w:bookmarkEnd w:id="268"/>
    </w:p>
    <w:p w14:paraId="5D9E7D2F" w14:textId="77777777" w:rsidR="00077FC5" w:rsidRDefault="00BC1BBB" w:rsidP="00077FC5">
      <w:pPr>
        <w:ind w:firstLine="576"/>
        <w:jc w:val="both"/>
      </w:pPr>
      <w:r>
        <w:t xml:space="preserve">Jako biblioteki uczenia maszynowego wybrano TensorFlow (w skrócie TF), wraz z często towarzyszącym jej modułowi </w:t>
      </w:r>
      <w:proofErr w:type="spellStart"/>
      <w:r>
        <w:t>Keras</w:t>
      </w:r>
      <w:proofErr w:type="spellEnd"/>
      <w:r>
        <w:t xml:space="preserve">. Jest to popularny w świecie uczenia maszynowego wybór. TF dostarcza niskopoziomowych funkcji oraz algorytmów (takich jak np. algorytm propagacji wstecznej, czy różniczkowania automatycznego) zaimplementowanych w języku C++, które posiadają tzw. </w:t>
      </w:r>
      <w:proofErr w:type="spellStart"/>
      <w:r>
        <w:t>bindingi</w:t>
      </w:r>
      <w:proofErr w:type="spellEnd"/>
      <w:r>
        <w:t xml:space="preserve"> języka Python – w ten sposób programista może pisać kod, bez konieczności zagłębiania się w trudniejsze aspekty języka C++. </w:t>
      </w:r>
      <w:proofErr w:type="spellStart"/>
      <w:r>
        <w:t>Keras</w:t>
      </w:r>
      <w:proofErr w:type="spellEnd"/>
      <w:r>
        <w:t xml:space="preserve"> jest natomiast </w:t>
      </w:r>
      <w:proofErr w:type="spellStart"/>
      <w:r>
        <w:t>frameworkiem</w:t>
      </w:r>
      <w:proofErr w:type="spellEnd"/>
      <w:r>
        <w:t xml:space="preserve">, który implementuje wysokopoziomowe mechanizmy potrzebne, aby szybko i w czytelny sposób tworzyć sieci neuronowe. Mechanizmami tymi są m.in. różne rodzaje warstw, jak np. warstwa </w:t>
      </w:r>
      <w:proofErr w:type="spellStart"/>
      <w:r>
        <w:t>Dense</w:t>
      </w:r>
      <w:proofErr w:type="spellEnd"/>
      <w:r>
        <w:t xml:space="preserve">, Conv2D, czy </w:t>
      </w:r>
      <w:proofErr w:type="spellStart"/>
      <w:r>
        <w:t>GlobalAveragePooling</w:t>
      </w:r>
      <w:proofErr w:type="spellEnd"/>
      <w:r>
        <w:t xml:space="preserve">. Udostępnia on również bibliotekę wytrenowanych modeli używanych podczas tzw. transfer learning, a także dostarcza narzędzia do </w:t>
      </w:r>
      <w:proofErr w:type="spellStart"/>
      <w:r>
        <w:t>preprocessingu</w:t>
      </w:r>
      <w:proofErr w:type="spellEnd"/>
      <w:r>
        <w:t xml:space="preserve"> danych oraz ich augmentacji.</w:t>
      </w:r>
    </w:p>
    <w:p w14:paraId="5EE35816" w14:textId="40F5B82C" w:rsidR="00077FC5" w:rsidRDefault="00077FC5" w:rsidP="00077FC5">
      <w:pPr>
        <w:ind w:firstLine="576"/>
        <w:jc w:val="both"/>
      </w:pPr>
      <w:r>
        <w:t xml:space="preserve">Treningi modeli odbywały się na komputerze desktopowym wyposażonym w 64gb pamięci RAM, kartę graficzną z rodziny </w:t>
      </w:r>
      <w:proofErr w:type="spellStart"/>
      <w:r>
        <w:t>NVidia</w:t>
      </w:r>
      <w:proofErr w:type="spellEnd"/>
      <w:r>
        <w:t xml:space="preserve"> </w:t>
      </w:r>
      <w:proofErr w:type="spellStart"/>
      <w:r>
        <w:t>GeForce</w:t>
      </w:r>
      <w:proofErr w:type="spellEnd"/>
      <w:r>
        <w:t xml:space="preserve"> RTX 3600, oraz procesor Intel </w:t>
      </w:r>
      <w:proofErr w:type="spellStart"/>
      <w:r>
        <w:t>Core</w:t>
      </w:r>
      <w:proofErr w:type="spellEnd"/>
      <w:r>
        <w:t xml:space="preserve"> i5-10400F o taktowaniu 2.9GHz. Ilość pamięci RAM, oraz moc procesora były istotne podczas trenowania modeli biblioteki sklearn, natomiast karta graficzna używana była podczas uczenia sieci neuronowych.</w:t>
      </w:r>
    </w:p>
    <w:p w14:paraId="1587B7A4" w14:textId="71C80DA5" w:rsidR="003655E5" w:rsidRPr="00BA4579" w:rsidRDefault="003655E5" w:rsidP="003655E5">
      <w:pPr>
        <w:pStyle w:val="Nagwek1"/>
        <w:numPr>
          <w:ilvl w:val="0"/>
          <w:numId w:val="0"/>
        </w:numPr>
        <w:ind w:left="432"/>
        <w:jc w:val="center"/>
      </w:pPr>
      <w:bookmarkStart w:id="269" w:name="_Toc157618376"/>
      <w:r>
        <w:lastRenderedPageBreak/>
        <w:t>Rozdział 2 – Architektury InceptionResNetV2 i Xception</w:t>
      </w:r>
      <w:bookmarkEnd w:id="269"/>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270" w:name="_Toc154646703"/>
      <w:bookmarkStart w:id="271" w:name="_Toc154774727"/>
      <w:bookmarkStart w:id="272" w:name="_Toc154774769"/>
      <w:bookmarkStart w:id="273" w:name="_Toc154775085"/>
      <w:bookmarkStart w:id="274" w:name="_Toc154777771"/>
      <w:bookmarkStart w:id="275" w:name="_Toc154777848"/>
      <w:bookmarkStart w:id="276" w:name="_Toc154777948"/>
      <w:bookmarkStart w:id="277" w:name="_Toc154778270"/>
      <w:bookmarkStart w:id="278" w:name="_Toc154778297"/>
      <w:bookmarkStart w:id="279" w:name="_Toc154778324"/>
      <w:bookmarkStart w:id="280" w:name="_Toc154851562"/>
      <w:bookmarkStart w:id="281" w:name="_Toc154851589"/>
      <w:bookmarkStart w:id="282" w:name="_Toc154912651"/>
      <w:bookmarkStart w:id="283" w:name="_Toc154913408"/>
      <w:bookmarkStart w:id="284" w:name="_Toc154915928"/>
      <w:bookmarkStart w:id="285" w:name="_Toc154916222"/>
      <w:bookmarkStart w:id="286" w:name="_Toc154916414"/>
      <w:bookmarkStart w:id="287" w:name="_Toc154918519"/>
      <w:bookmarkStart w:id="288" w:name="_Toc154918613"/>
      <w:bookmarkStart w:id="289" w:name="_Toc154923546"/>
      <w:bookmarkStart w:id="290" w:name="_Toc154923624"/>
      <w:bookmarkStart w:id="291" w:name="_Toc157616472"/>
      <w:bookmarkStart w:id="292" w:name="_Toc157618321"/>
      <w:bookmarkStart w:id="293" w:name="_Toc157618377"/>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512DF7EB" w14:textId="04703266" w:rsidR="003655E5" w:rsidRDefault="003655E5" w:rsidP="00A933A7">
      <w:pPr>
        <w:pStyle w:val="Nagwek2"/>
        <w:numPr>
          <w:ilvl w:val="1"/>
          <w:numId w:val="28"/>
        </w:numPr>
      </w:pPr>
      <w:bookmarkStart w:id="294" w:name="_Toc157618378"/>
      <w:r>
        <w:t>Architektura InceptionResNetV2</w:t>
      </w:r>
      <w:bookmarkEnd w:id="294"/>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79B15F75" w:rsidR="001D01A5" w:rsidRPr="001D01A5" w:rsidRDefault="008C56AC" w:rsidP="00266972">
      <w:pPr>
        <w:pStyle w:val="Legenda"/>
        <w:keepNext/>
        <w:ind w:left="4248"/>
        <w:jc w:val="right"/>
        <w:rPr>
          <w:i w:val="0"/>
          <w:iCs w:val="0"/>
        </w:rPr>
      </w:pPr>
      <w:r>
        <w:rPr>
          <w:i w:val="0"/>
          <w:iCs w:val="0"/>
        </w:rPr>
        <w:lastRenderedPageBreak/>
        <w:t xml:space="preserve">   </w:t>
      </w:r>
      <w:bookmarkStart w:id="295"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296" w:author="Marek Małek" w:date="2024-01-31T17:31:00Z">
        <w:r w:rsidR="00FB4259">
          <w:rPr>
            <w:i w:val="0"/>
            <w:iCs w:val="0"/>
            <w:noProof/>
          </w:rPr>
          <w:t>3</w:t>
        </w:r>
      </w:ins>
      <w:del w:id="297" w:author="Marek Małek" w:date="2024-01-31T17:31:00Z">
        <w:r w:rsidR="00821019" w:rsidDel="00FB4259">
          <w:rPr>
            <w:i w:val="0"/>
            <w:iCs w:val="0"/>
            <w:noProof/>
          </w:rPr>
          <w:delText>2</w:delText>
        </w:r>
      </w:del>
      <w:r w:rsidR="00252D93">
        <w:rPr>
          <w:i w:val="0"/>
          <w:iCs w:val="0"/>
        </w:rPr>
        <w:fldChar w:fldCharType="end"/>
      </w:r>
      <w:r w:rsidR="001D01A5" w:rsidRPr="001D01A5">
        <w:rPr>
          <w:i w:val="0"/>
          <w:iCs w:val="0"/>
        </w:rPr>
        <w:t xml:space="preserve"> - przykład modułu </w:t>
      </w:r>
      <w:proofErr w:type="spellStart"/>
      <w:r w:rsidR="001D01A5" w:rsidRPr="001D01A5">
        <w:rPr>
          <w:i w:val="0"/>
          <w:iCs w:val="0"/>
        </w:rPr>
        <w:t>incepcyjnego</w:t>
      </w:r>
      <w:bookmarkEnd w:id="295"/>
      <w:proofErr w:type="spellEnd"/>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298" w:name="_Toc157618379"/>
      <w:r>
        <w:t>Architektura Xception</w:t>
      </w:r>
      <w:bookmarkEnd w:id="298"/>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0D2ABC8C" w:rsidR="009113E0" w:rsidRPr="009113E0" w:rsidRDefault="009113E0" w:rsidP="009113E0">
      <w:pPr>
        <w:pStyle w:val="Legenda"/>
        <w:keepNext/>
        <w:jc w:val="right"/>
        <w:rPr>
          <w:i w:val="0"/>
          <w:iCs w:val="0"/>
        </w:rPr>
      </w:pPr>
      <w:bookmarkStart w:id="299"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300" w:author="Marek Małek" w:date="2024-01-31T17:31:00Z">
        <w:r w:rsidR="00FB4259">
          <w:rPr>
            <w:i w:val="0"/>
            <w:iCs w:val="0"/>
            <w:noProof/>
          </w:rPr>
          <w:t>4</w:t>
        </w:r>
      </w:ins>
      <w:del w:id="301" w:author="Marek Małek" w:date="2024-01-31T17:31:00Z">
        <w:r w:rsidR="00821019" w:rsidDel="00FB4259">
          <w:rPr>
            <w:i w:val="0"/>
            <w:iCs w:val="0"/>
            <w:noProof/>
          </w:rPr>
          <w:delText>3</w:delText>
        </w:r>
      </w:del>
      <w:r w:rsidR="00252D93">
        <w:rPr>
          <w:i w:val="0"/>
          <w:iCs w:val="0"/>
        </w:rPr>
        <w:fldChar w:fldCharType="end"/>
      </w:r>
      <w:r w:rsidRPr="009113E0">
        <w:rPr>
          <w:i w:val="0"/>
          <w:iCs w:val="0"/>
          <w:noProof/>
        </w:rPr>
        <w:t>- wykorzystanie filtrów po głębokości</w:t>
      </w:r>
      <w:bookmarkEnd w:id="299"/>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 xml:space="preserve">Źródło: Uczenie maszynowe z użyciem </w:t>
      </w:r>
      <w:proofErr w:type="spellStart"/>
      <w:r w:rsidRPr="009113E0">
        <w:rPr>
          <w:i w:val="0"/>
          <w:iCs w:val="0"/>
        </w:rPr>
        <w:t>Scik</w:t>
      </w:r>
      <w:r>
        <w:rPr>
          <w:i w:val="0"/>
          <w:iCs w:val="0"/>
        </w:rPr>
        <w:t>it-Learn</w:t>
      </w:r>
      <w:proofErr w:type="spellEnd"/>
      <w:r>
        <w:rPr>
          <w:i w:val="0"/>
          <w:iCs w:val="0"/>
        </w:rPr>
        <w:t xml:space="preserve">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302" w:name="_Toc124877873"/>
      <w:bookmarkStart w:id="303" w:name="_Toc157618380"/>
      <w:r w:rsidRPr="00670348">
        <w:lastRenderedPageBreak/>
        <w:t xml:space="preserve">Rozdział </w:t>
      </w:r>
      <w:bookmarkEnd w:id="302"/>
      <w:r w:rsidR="002A31C9">
        <w:t>3</w:t>
      </w:r>
      <w:r w:rsidR="00E90A9E">
        <w:t xml:space="preserve"> </w:t>
      </w:r>
      <w:r w:rsidR="00DE19EB">
        <w:t>–</w:t>
      </w:r>
      <w:r w:rsidR="00E90A9E">
        <w:t xml:space="preserve"> </w:t>
      </w:r>
      <w:r w:rsidR="00DE19EB">
        <w:t>Proces Trenowania Modeli</w:t>
      </w:r>
      <w:bookmarkEnd w:id="303"/>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304" w:name="_Toc124878748"/>
      <w:bookmarkStart w:id="305" w:name="_Toc124879222"/>
      <w:bookmarkStart w:id="306" w:name="_Toc124879259"/>
      <w:bookmarkStart w:id="307" w:name="_Toc124942218"/>
      <w:bookmarkStart w:id="308" w:name="_Toc124942313"/>
      <w:bookmarkStart w:id="309" w:name="_Toc124942414"/>
      <w:bookmarkStart w:id="310" w:name="_Toc124942433"/>
      <w:bookmarkStart w:id="311" w:name="_Toc124960770"/>
      <w:bookmarkStart w:id="312" w:name="_Toc143926313"/>
      <w:bookmarkStart w:id="313" w:name="_Toc143968467"/>
      <w:bookmarkStart w:id="314" w:name="_Toc154596678"/>
      <w:bookmarkStart w:id="315" w:name="_Toc154646451"/>
      <w:bookmarkStart w:id="316" w:name="_Toc154646707"/>
      <w:bookmarkStart w:id="317" w:name="_Toc154774731"/>
      <w:bookmarkStart w:id="318" w:name="_Toc154774773"/>
      <w:bookmarkStart w:id="319" w:name="_Toc154775089"/>
      <w:bookmarkStart w:id="320" w:name="_Toc154777775"/>
      <w:bookmarkStart w:id="321" w:name="_Toc154777852"/>
      <w:bookmarkStart w:id="322" w:name="_Toc154777952"/>
      <w:bookmarkStart w:id="323" w:name="_Toc154778274"/>
      <w:bookmarkStart w:id="324" w:name="_Toc154778301"/>
      <w:bookmarkStart w:id="325" w:name="_Toc154778328"/>
      <w:bookmarkStart w:id="326" w:name="_Toc154851566"/>
      <w:bookmarkStart w:id="327" w:name="_Toc154851593"/>
      <w:bookmarkStart w:id="328" w:name="_Toc154912655"/>
      <w:bookmarkStart w:id="329" w:name="_Toc154913412"/>
      <w:bookmarkStart w:id="330" w:name="_Toc154915932"/>
      <w:bookmarkStart w:id="331" w:name="_Toc154916226"/>
      <w:bookmarkStart w:id="332" w:name="_Toc154916418"/>
      <w:bookmarkStart w:id="333" w:name="_Toc154918523"/>
      <w:bookmarkStart w:id="334" w:name="_Toc154918617"/>
      <w:bookmarkStart w:id="335" w:name="_Toc154923550"/>
      <w:bookmarkStart w:id="336" w:name="_Toc154923628"/>
      <w:bookmarkStart w:id="337" w:name="_Toc157616476"/>
      <w:bookmarkStart w:id="338" w:name="_Toc157618325"/>
      <w:bookmarkStart w:id="339" w:name="_Toc157618381"/>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4FAD3787" w14:textId="421E6B5C" w:rsidR="000001D8" w:rsidRDefault="000D2318" w:rsidP="00A76587">
      <w:pPr>
        <w:pStyle w:val="Nagwek2"/>
      </w:pPr>
      <w:bookmarkStart w:id="340" w:name="_Toc157618382"/>
      <w:r>
        <w:t>Zbiór danych</w:t>
      </w:r>
      <w:r w:rsidR="00563EF4">
        <w:t xml:space="preserve"> i EDA</w:t>
      </w:r>
      <w:bookmarkEnd w:id="340"/>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7168F7CD" w:rsidR="00252D93" w:rsidRPr="00252D93" w:rsidRDefault="00252D93" w:rsidP="00252D93">
      <w:pPr>
        <w:pStyle w:val="Legenda"/>
        <w:keepNext/>
        <w:jc w:val="right"/>
        <w:rPr>
          <w:i w:val="0"/>
          <w:iCs w:val="0"/>
        </w:rPr>
      </w:pPr>
      <w:bookmarkStart w:id="341"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ins w:id="342" w:author="Marek Małek" w:date="2024-01-31T17:31:00Z">
        <w:r w:rsidR="00FB4259">
          <w:rPr>
            <w:i w:val="0"/>
            <w:iCs w:val="0"/>
            <w:noProof/>
          </w:rPr>
          <w:t>5</w:t>
        </w:r>
      </w:ins>
      <w:del w:id="343" w:author="Marek Małek" w:date="2024-01-31T17:31:00Z">
        <w:r w:rsidR="00821019" w:rsidDel="00FB4259">
          <w:rPr>
            <w:i w:val="0"/>
            <w:iCs w:val="0"/>
            <w:noProof/>
          </w:rPr>
          <w:delText>4</w:delText>
        </w:r>
      </w:del>
      <w:r w:rsidRPr="00252D93">
        <w:rPr>
          <w:i w:val="0"/>
          <w:iCs w:val="0"/>
        </w:rPr>
        <w:fldChar w:fldCharType="end"/>
      </w:r>
      <w:r w:rsidRPr="00252D93">
        <w:rPr>
          <w:i w:val="0"/>
          <w:iCs w:val="0"/>
        </w:rPr>
        <w:t xml:space="preserve"> - EDA</w:t>
      </w:r>
      <w:bookmarkEnd w:id="341"/>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726EF076" w:rsid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r w:rsidR="00BA1C54">
        <w:t xml:space="preserve"> </w:t>
      </w:r>
    </w:p>
    <w:p w14:paraId="51B91B76" w14:textId="7FDC792F" w:rsidR="00BA1C54" w:rsidRPr="004825F6" w:rsidRDefault="00BA1C54" w:rsidP="009C3878">
      <w:pPr>
        <w:ind w:firstLine="576"/>
        <w:jc w:val="both"/>
      </w:pPr>
      <w:r>
        <w:t>Z rysunku 4 płynie jednak wniosek – występuje tu nierównowaga ilości próbek pomiędzy kolejnymi zmianami skórnymi, co będzie miało wpływ na kroki podjęte w celu usprawnienia dokładności klasyfikatorów.</w:t>
      </w:r>
    </w:p>
    <w:p w14:paraId="180C1A29" w14:textId="37F6CF7F" w:rsidR="00800119" w:rsidRDefault="000D2318" w:rsidP="00A76587">
      <w:pPr>
        <w:pStyle w:val="Nagwek2"/>
      </w:pPr>
      <w:bookmarkStart w:id="344" w:name="_Toc157618383"/>
      <w:r>
        <w:lastRenderedPageBreak/>
        <w:t>Trenowanie i rezultaty modeli bazowych</w:t>
      </w:r>
      <w:bookmarkEnd w:id="344"/>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proofErr w:type="spellStart"/>
      <w:r w:rsidR="005D1BC9">
        <w:t>KNeighborsClassifier</w:t>
      </w:r>
      <w:proofErr w:type="spellEnd"/>
      <w:r>
        <w:t xml:space="preserve">, obecny w </w:t>
      </w:r>
      <w:proofErr w:type="spellStart"/>
      <w:r>
        <w:t>pythonowej</w:t>
      </w:r>
      <w:proofErr w:type="spellEnd"/>
      <w:r>
        <w:t xml:space="preserve"> bibliotece </w:t>
      </w:r>
      <w:proofErr w:type="spellStart"/>
      <w:r>
        <w:t>scikit-learn</w:t>
      </w:r>
      <w:proofErr w:type="spellEnd"/>
      <w:r>
        <w:t xml:space="preserve">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1ABE9870" w:rsidR="009C3878" w:rsidRPr="009C3878" w:rsidRDefault="009C3878" w:rsidP="009C3878">
      <w:pPr>
        <w:pStyle w:val="Legenda"/>
        <w:keepNext/>
        <w:jc w:val="right"/>
        <w:rPr>
          <w:i w:val="0"/>
          <w:iCs w:val="0"/>
        </w:rPr>
      </w:pPr>
      <w:bookmarkStart w:id="345"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ins w:id="346" w:author="Marek Małek" w:date="2024-01-31T17:31:00Z">
        <w:r w:rsidR="00FB4259">
          <w:rPr>
            <w:i w:val="0"/>
            <w:iCs w:val="0"/>
            <w:noProof/>
          </w:rPr>
          <w:t>6</w:t>
        </w:r>
      </w:ins>
      <w:del w:id="347" w:author="Marek Małek" w:date="2024-01-31T17:31:00Z">
        <w:r w:rsidR="00821019" w:rsidDel="00FB4259">
          <w:rPr>
            <w:i w:val="0"/>
            <w:iCs w:val="0"/>
            <w:noProof/>
          </w:rPr>
          <w:delText>5</w:delText>
        </w:r>
      </w:del>
      <w:r w:rsidRPr="009C3878">
        <w:rPr>
          <w:i w:val="0"/>
          <w:iCs w:val="0"/>
        </w:rPr>
        <w:fldChar w:fldCharType="end"/>
      </w:r>
      <w:r w:rsidRPr="009C3878">
        <w:rPr>
          <w:i w:val="0"/>
          <w:iCs w:val="0"/>
        </w:rPr>
        <w:t xml:space="preserve"> - pierwsze podejście do treningu KNN</w:t>
      </w:r>
      <w:bookmarkEnd w:id="345"/>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w:t>
      </w:r>
      <w:proofErr w:type="spellStart"/>
      <w:r>
        <w:t>pipeline</w:t>
      </w:r>
      <w:proofErr w:type="spellEnd"/>
      <w:r>
        <w:t>,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w:t>
      </w:r>
      <w:proofErr w:type="spellStart"/>
      <w:r w:rsidR="005D1BC9">
        <w:t>odszumić</w:t>
      </w:r>
      <w:proofErr w:type="spellEnd"/>
      <w:r w:rsidR="005D1BC9">
        <w:t xml:space="preserve">) dane, </w:t>
      </w:r>
      <w:proofErr w:type="spellStart"/>
      <w:r w:rsidR="005D1BC9">
        <w:t>dekorelując</w:t>
      </w:r>
      <w:proofErr w:type="spellEnd"/>
      <w:r w:rsidR="005D1BC9">
        <w:t xml:space="preserve"> je i zmniejszając liczbę ich wymiarów. Rysunek 6 pokazuje skutki treningu z użyciem PCA:</w:t>
      </w:r>
    </w:p>
    <w:p w14:paraId="590D600B" w14:textId="5D3526C1" w:rsidR="005D1BC9" w:rsidRPr="005D1BC9" w:rsidRDefault="005D1BC9" w:rsidP="005D1BC9">
      <w:pPr>
        <w:pStyle w:val="Legenda"/>
        <w:keepNext/>
        <w:jc w:val="right"/>
        <w:rPr>
          <w:i w:val="0"/>
          <w:iCs w:val="0"/>
        </w:rPr>
      </w:pPr>
      <w:bookmarkStart w:id="348"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ins w:id="349" w:author="Marek Małek" w:date="2024-01-31T17:31:00Z">
        <w:r w:rsidR="00FB4259">
          <w:rPr>
            <w:i w:val="0"/>
            <w:iCs w:val="0"/>
            <w:noProof/>
          </w:rPr>
          <w:t>7</w:t>
        </w:r>
      </w:ins>
      <w:del w:id="350" w:author="Marek Małek" w:date="2024-01-31T17:31:00Z">
        <w:r w:rsidR="00821019" w:rsidDel="00FB4259">
          <w:rPr>
            <w:i w:val="0"/>
            <w:iCs w:val="0"/>
            <w:noProof/>
          </w:rPr>
          <w:delText>6</w:delText>
        </w:r>
      </w:del>
      <w:r w:rsidRPr="005D1BC9">
        <w:rPr>
          <w:i w:val="0"/>
          <w:iCs w:val="0"/>
        </w:rPr>
        <w:fldChar w:fldCharType="end"/>
      </w:r>
      <w:r w:rsidRPr="005D1BC9">
        <w:rPr>
          <w:i w:val="0"/>
          <w:iCs w:val="0"/>
        </w:rPr>
        <w:t xml:space="preserve"> - trenowanie KNN z pomocą PCA</w:t>
      </w:r>
      <w:bookmarkEnd w:id="348"/>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5C434C06"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w:t>
      </w:r>
      <w:r w:rsidR="00BA1C54">
        <w:t>:</w:t>
      </w:r>
      <w:r w:rsidR="00B412B7">
        <w:t xml:space="preserve"> </w:t>
      </w:r>
      <w:proofErr w:type="spellStart"/>
      <w:r w:rsidR="00B412B7">
        <w:t>KNeighborsClassifier</w:t>
      </w:r>
      <w:proofErr w:type="spellEnd"/>
      <w:r w:rsidR="00B412B7">
        <w:t xml:space="preserve">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5FC49ED7" w:rsidR="003A519C" w:rsidRPr="003A519C" w:rsidRDefault="003A519C" w:rsidP="003A519C">
      <w:pPr>
        <w:pStyle w:val="Legenda"/>
        <w:keepNext/>
        <w:jc w:val="right"/>
        <w:rPr>
          <w:i w:val="0"/>
          <w:iCs w:val="0"/>
        </w:rPr>
      </w:pPr>
      <w:bookmarkStart w:id="351"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ins w:id="352" w:author="Marek Małek" w:date="2024-01-31T17:31:00Z">
        <w:r w:rsidR="00FB4259">
          <w:rPr>
            <w:i w:val="0"/>
            <w:iCs w:val="0"/>
            <w:noProof/>
          </w:rPr>
          <w:t>8</w:t>
        </w:r>
      </w:ins>
      <w:del w:id="353" w:author="Marek Małek" w:date="2024-01-31T17:31:00Z">
        <w:r w:rsidR="00821019" w:rsidDel="00FB4259">
          <w:rPr>
            <w:i w:val="0"/>
            <w:iCs w:val="0"/>
            <w:noProof/>
          </w:rPr>
          <w:delText>7</w:delText>
        </w:r>
      </w:del>
      <w:r w:rsidRPr="003A519C">
        <w:rPr>
          <w:i w:val="0"/>
          <w:iCs w:val="0"/>
        </w:rPr>
        <w:fldChar w:fldCharType="end"/>
      </w:r>
      <w:r w:rsidRPr="003A519C">
        <w:rPr>
          <w:i w:val="0"/>
          <w:iCs w:val="0"/>
        </w:rPr>
        <w:t xml:space="preserve"> - trenowanie SGD</w:t>
      </w:r>
      <w:bookmarkEnd w:id="351"/>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7B2D38F" w:rsidR="003A519C" w:rsidRPr="005D1BC9" w:rsidRDefault="003A519C" w:rsidP="003A519C">
      <w:pPr>
        <w:ind w:firstLine="576"/>
        <w:jc w:val="both"/>
      </w:pPr>
      <w:r>
        <w:t xml:space="preserve">Jest to najlepszy wynik, który udało się osiągnąć przy użyciu tego klasyfikatora, jednocześnie jak widać gorszy nawet od uzyskanego przez </w:t>
      </w:r>
      <w:proofErr w:type="spellStart"/>
      <w:r>
        <w:t>KNeighborsClassifier</w:t>
      </w:r>
      <w:proofErr w:type="spellEnd"/>
      <w:r>
        <w:t>.</w:t>
      </w:r>
      <w:r w:rsidR="00BA1C54">
        <w:t xml:space="preserve"> Oprócz tych dwóch popularnych klasyfikatorów podjęto również próbę wytrenowania algorytmu </w:t>
      </w:r>
      <w:proofErr w:type="spellStart"/>
      <w:r w:rsidR="00BA1C54">
        <w:t>random</w:t>
      </w:r>
      <w:proofErr w:type="spellEnd"/>
      <w:r w:rsidR="00BA1C54">
        <w:t xml:space="preserve"> </w:t>
      </w:r>
      <w:proofErr w:type="spellStart"/>
      <w:r w:rsidR="00BA1C54">
        <w:t>forest</w:t>
      </w:r>
      <w:proofErr w:type="spellEnd"/>
      <w:r w:rsidR="00BA1C54">
        <w:t xml:space="preserve"> dostarczanego przez bibliotekę </w:t>
      </w:r>
      <w:proofErr w:type="spellStart"/>
      <w:r w:rsidR="00BA1C54">
        <w:t>XGBoost</w:t>
      </w:r>
      <w:proofErr w:type="spellEnd"/>
      <w:r w:rsidR="00BA1C54">
        <w:t>. Niestety, przez techniczną niemożność szkolenia go na GPU, czas potrzebny do zakończenia jego treningu na CPU byłby dłuższy niż kilka tygodni, dlatego ostatecznie zrezygnowano z tego pomysłu.</w:t>
      </w:r>
    </w:p>
    <w:p w14:paraId="15E2EB8E" w14:textId="77F01F0C" w:rsidR="00800119" w:rsidRDefault="0033379A" w:rsidP="00B022AA">
      <w:pPr>
        <w:pStyle w:val="Nagwek2"/>
      </w:pPr>
      <w:bookmarkStart w:id="354" w:name="_Toc124878751"/>
      <w:bookmarkStart w:id="355" w:name="_Toc124879225"/>
      <w:bookmarkStart w:id="356" w:name="_Toc157618384"/>
      <w:bookmarkEnd w:id="354"/>
      <w:bookmarkEnd w:id="355"/>
      <w:r>
        <w:t>Opis procesu uruchamiania treningów</w:t>
      </w:r>
      <w:r w:rsidR="00BA1C54">
        <w:t xml:space="preserve"> sieci neuronowych</w:t>
      </w:r>
      <w:bookmarkEnd w:id="356"/>
    </w:p>
    <w:p w14:paraId="56D81869" w14:textId="212FD008" w:rsidR="0033379A" w:rsidRDefault="0033379A" w:rsidP="00FB5E6C">
      <w:pPr>
        <w:ind w:firstLine="576"/>
        <w:jc w:val="both"/>
      </w:pPr>
      <w:r>
        <w:t xml:space="preserve">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w:t>
      </w:r>
      <w:r>
        <w:lastRenderedPageBreak/>
        <w:t>zdolny je przerywać w przewidywalny sposób</w:t>
      </w:r>
      <w:r w:rsidR="00CC4508">
        <w:t>,</w:t>
      </w:r>
      <w:r>
        <w:t xml:space="preserve">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rysunkach 8 i 9 widać kompletny kod skryptu </w:t>
      </w:r>
      <w:r w:rsidR="00BC1CA4">
        <w:t>zarządzającego uruchomieniami, natomiast kolejne podrozdziały prezentują kod kolejnych sieci neur</w:t>
      </w:r>
      <w:r w:rsidR="00CC4508">
        <w:t>o</w:t>
      </w:r>
      <w:r w:rsidR="00BC1CA4">
        <w:t>nowych.</w:t>
      </w:r>
    </w:p>
    <w:p w14:paraId="1CA97FE3" w14:textId="0891299E"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57" w:author="Marek Małek" w:date="2024-01-31T17:31:00Z">
        <w:r w:rsidR="00FB4259">
          <w:rPr>
            <w:i w:val="0"/>
            <w:iCs w:val="0"/>
            <w:noProof/>
          </w:rPr>
          <w:t>9</w:t>
        </w:r>
      </w:ins>
      <w:del w:id="358" w:author="Marek Małek" w:date="2024-01-31T17:31:00Z">
        <w:r w:rsidR="00821019" w:rsidDel="00FB4259">
          <w:rPr>
            <w:i w:val="0"/>
            <w:iCs w:val="0"/>
            <w:noProof/>
          </w:rPr>
          <w:delText>8</w:delText>
        </w:r>
      </w:del>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3165F042" w:rsidR="00FB5E6C" w:rsidRDefault="00FB5E6C" w:rsidP="00FB5E6C">
      <w:pPr>
        <w:jc w:val="both"/>
      </w:pPr>
      <w:r>
        <w:tab/>
        <w:t xml:space="preserve">Po zaimportowaniu kilku wbudowanych bibliotek, oraz </w:t>
      </w:r>
      <w:r w:rsidR="00CC4508">
        <w:t xml:space="preserve">samodzielnie napisanych </w:t>
      </w:r>
      <w:r>
        <w:t>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EF4CD64" w:rsidR="00FB5E6C" w:rsidRDefault="00FB5E6C" w:rsidP="00FB5E6C">
      <w:pPr>
        <w:jc w:val="both"/>
      </w:pPr>
      <w:r>
        <w:lastRenderedPageBreak/>
        <w:t>W dalszej części odbywa się odczyt zapisanych wcześniej ilości uruchomień każdego modelu. Dzieje się t</w:t>
      </w:r>
      <w:r w:rsidR="00A55544">
        <w:t>ak</w:t>
      </w:r>
      <w:r>
        <w:t xml:space="preserve"> dlatego, że jeśli trening został przerwany, nie chciano, aby po wznowieniu startował od uruchomienia zerowego, ale od tego, na którym ostatnio skończono.</w:t>
      </w:r>
    </w:p>
    <w:p w14:paraId="17075E80" w14:textId="5E689B30"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59" w:author="Marek Małek" w:date="2024-01-31T17:31:00Z">
        <w:r w:rsidR="00FB4259">
          <w:rPr>
            <w:i w:val="0"/>
            <w:iCs w:val="0"/>
            <w:noProof/>
          </w:rPr>
          <w:t>10</w:t>
        </w:r>
      </w:ins>
      <w:del w:id="360" w:author="Marek Małek" w:date="2024-01-31T17:31:00Z">
        <w:r w:rsidR="00821019" w:rsidDel="00FB4259">
          <w:rPr>
            <w:i w:val="0"/>
            <w:iCs w:val="0"/>
            <w:noProof/>
          </w:rPr>
          <w:delText>9</w:delText>
        </w:r>
      </w:del>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361" w:name="_Toc157618385"/>
      <w:r>
        <w:t>Trenowanie sieci neuronowych</w:t>
      </w:r>
      <w:bookmarkEnd w:id="361"/>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lastRenderedPageBreak/>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79E2D3D6"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ins w:id="362" w:author="Marek Małek" w:date="2024-01-31T17:31:00Z">
        <w:r w:rsidR="00FB4259">
          <w:rPr>
            <w:i w:val="0"/>
            <w:iCs w:val="0"/>
            <w:noProof/>
          </w:rPr>
          <w:t>11</w:t>
        </w:r>
      </w:ins>
      <w:del w:id="363" w:author="Marek Małek" w:date="2024-01-31T17:31:00Z">
        <w:r w:rsidR="00821019" w:rsidDel="00FB4259">
          <w:rPr>
            <w:i w:val="0"/>
            <w:iCs w:val="0"/>
            <w:noProof/>
          </w:rPr>
          <w:delText>10</w:delText>
        </w:r>
      </w:del>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7B233FD6" w:rsidR="00DD3093" w:rsidRDefault="005406AC" w:rsidP="005406AC">
      <w:pPr>
        <w:ind w:firstLine="576"/>
        <w:jc w:val="both"/>
      </w:pPr>
      <w:r>
        <w:t>Wariacje architektury InceptionResNetV2 znajdują się w kolejnych notatnikach</w:t>
      </w:r>
      <w:r w:rsidR="00EF08E4">
        <w:t xml:space="preserve">, których wyjściowymi wersjami są cztery opisane </w:t>
      </w:r>
      <w:r w:rsidR="006F656D">
        <w:t>dalej</w:t>
      </w:r>
      <w:r>
        <w:t>:</w:t>
      </w:r>
    </w:p>
    <w:p w14:paraId="238B29CE" w14:textId="50510A56" w:rsidR="005406AC" w:rsidRDefault="005406AC" w:rsidP="005406AC">
      <w:pPr>
        <w:pStyle w:val="Akapitzlist"/>
        <w:numPr>
          <w:ilvl w:val="0"/>
          <w:numId w:val="32"/>
        </w:numPr>
        <w:jc w:val="both"/>
      </w:pPr>
      <w:proofErr w:type="spellStart"/>
      <w:r w:rsidRPr="005406AC">
        <w:lastRenderedPageBreak/>
        <w:t>whole_model_trainable</w:t>
      </w:r>
      <w:proofErr w:type="spellEnd"/>
      <w:r w:rsidRPr="005406AC">
        <w:t xml:space="preserv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proofErr w:type="spellStart"/>
      <w:r w:rsidRPr="005406AC">
        <w:t>only_bottom_half_layers_trainable</w:t>
      </w:r>
      <w:proofErr w:type="spellEnd"/>
      <w:r w:rsidRPr="005406AC">
        <w:t xml:space="preserv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proofErr w:type="spellStart"/>
      <w:r w:rsidRPr="00EF08E4">
        <w:t>whole_model_trainable_with_attention_module_on_to</w:t>
      </w:r>
      <w:r>
        <w:t>p</w:t>
      </w:r>
      <w:proofErr w:type="spellEnd"/>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proofErr w:type="spellStart"/>
      <w:r w:rsidRPr="00EF08E4">
        <w:rPr>
          <w:lang w:val="en-GB"/>
        </w:rPr>
        <w:t>only_bottom_half_layers_trainabl</w:t>
      </w:r>
      <w:r>
        <w:rPr>
          <w:lang w:val="en-GB"/>
        </w:rPr>
        <w:t>e_with_attention_module_on_top</w:t>
      </w:r>
      <w:proofErr w:type="spellEnd"/>
      <w:r>
        <w:rPr>
          <w:lang w:val="en-GB"/>
        </w:rPr>
        <w:t xml:space="preserve"> – </w:t>
      </w:r>
      <w:proofErr w:type="spellStart"/>
      <w:r>
        <w:rPr>
          <w:lang w:val="en-GB"/>
        </w:rPr>
        <w:t>taki</w:t>
      </w:r>
      <w:proofErr w:type="spellEnd"/>
      <w:r>
        <w:rPr>
          <w:lang w:val="en-GB"/>
        </w:rPr>
        <w:t xml:space="preserve"> </w:t>
      </w:r>
      <w:proofErr w:type="spellStart"/>
      <w:r>
        <w:rPr>
          <w:lang w:val="en-GB"/>
        </w:rPr>
        <w:t>sam</w:t>
      </w:r>
      <w:proofErr w:type="spellEnd"/>
      <w:r>
        <w:rPr>
          <w:lang w:val="en-GB"/>
        </w:rPr>
        <w:t xml:space="preserve"> jak </w:t>
      </w:r>
      <w:r w:rsidRPr="00EF08E4">
        <w:rPr>
          <w:lang w:val="en-GB"/>
        </w:rPr>
        <w:t xml:space="preserve">model </w:t>
      </w:r>
      <w:proofErr w:type="spellStart"/>
      <w:r w:rsidRPr="00EF08E4">
        <w:rPr>
          <w:lang w:val="en-GB"/>
        </w:rPr>
        <w:t>drugi</w:t>
      </w:r>
      <w:proofErr w:type="spellEnd"/>
      <w:r w:rsidRPr="00EF08E4">
        <w:rPr>
          <w:lang w:val="en-GB"/>
        </w:rPr>
        <w:t xml:space="preserve">, </w:t>
      </w:r>
      <w:proofErr w:type="spellStart"/>
      <w:r w:rsidRPr="00EF08E4">
        <w:rPr>
          <w:lang w:val="en-GB"/>
        </w:rPr>
        <w:t>prócz</w:t>
      </w:r>
      <w:proofErr w:type="spellEnd"/>
      <w:r w:rsidRPr="00EF08E4">
        <w:rPr>
          <w:lang w:val="en-GB"/>
        </w:rPr>
        <w:t xml:space="preserve"> </w:t>
      </w:r>
      <w:proofErr w:type="spellStart"/>
      <w:r w:rsidRPr="00EF08E4">
        <w:rPr>
          <w:lang w:val="en-GB"/>
        </w:rPr>
        <w:t>dodanego</w:t>
      </w:r>
      <w:proofErr w:type="spellEnd"/>
      <w:r w:rsidRPr="00EF08E4">
        <w:rPr>
          <w:lang w:val="en-GB"/>
        </w:rPr>
        <w:t xml:space="preserve"> </w:t>
      </w:r>
      <w:proofErr w:type="spellStart"/>
      <w:r w:rsidRPr="00EF08E4">
        <w:rPr>
          <w:lang w:val="en-GB"/>
        </w:rPr>
        <w:t>modułu</w:t>
      </w:r>
      <w:proofErr w:type="spellEnd"/>
      <w:r w:rsidRPr="00EF08E4">
        <w:rPr>
          <w:lang w:val="en-GB"/>
        </w:rPr>
        <w:t xml:space="preserve"> </w:t>
      </w:r>
      <w:proofErr w:type="spellStart"/>
      <w:r w:rsidRPr="00EF08E4">
        <w:rPr>
          <w:lang w:val="en-GB"/>
        </w:rPr>
        <w:t>uwagi</w:t>
      </w:r>
      <w:proofErr w:type="spellEnd"/>
      <w:r w:rsidRPr="00EF08E4">
        <w:rPr>
          <w:lang w:val="en-GB"/>
        </w:rPr>
        <w:t>.</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Kolejny interesujący folder to /</w:t>
      </w:r>
      <w:proofErr w:type="spellStart"/>
      <w:r>
        <w:t>plots</w:t>
      </w:r>
      <w:proofErr w:type="spellEnd"/>
      <w:r>
        <w:t xml:space="preserve">, gdzie notatniki Jupyter składowały wykresy wygenerowane na koniec treningu każdej wariacji. Służyły one wizualnej inspekcji wyników, ale nie brały udziału w ostatecznej analizie, która była czysto statystyczna. </w:t>
      </w:r>
      <w:r w:rsidRPr="00467B51">
        <w:t>W folderach /</w:t>
      </w:r>
      <w:proofErr w:type="spellStart"/>
      <w:r w:rsidRPr="00467B51">
        <w:t>src</w:t>
      </w:r>
      <w:proofErr w:type="spellEnd"/>
      <w:r w:rsidRPr="00467B51">
        <w:t>/</w:t>
      </w:r>
      <w:proofErr w:type="spellStart"/>
      <w:r w:rsidRPr="00467B51">
        <w:t>constants</w:t>
      </w:r>
      <w:proofErr w:type="spellEnd"/>
      <w:r w:rsidRPr="00467B51">
        <w:t>/ /</w:t>
      </w:r>
      <w:proofErr w:type="spellStart"/>
      <w:r w:rsidRPr="00467B51">
        <w:t>src</w:t>
      </w:r>
      <w:proofErr w:type="spellEnd"/>
      <w:r w:rsidRPr="00467B51">
        <w:t>/</w:t>
      </w:r>
      <w:proofErr w:type="spellStart"/>
      <w:r w:rsidRPr="00467B51">
        <w:t>functions</w:t>
      </w:r>
      <w:proofErr w:type="spellEnd"/>
      <w:r w:rsidRPr="00467B51">
        <w:t>/ oraz /</w:t>
      </w:r>
      <w:proofErr w:type="spellStart"/>
      <w:r w:rsidRPr="00467B51">
        <w:t>src</w:t>
      </w:r>
      <w:proofErr w:type="spellEnd"/>
      <w:r w:rsidRPr="00467B51">
        <w:t>/</w:t>
      </w:r>
      <w:proofErr w:type="spellStart"/>
      <w:r w:rsidRPr="00467B51">
        <w:t>image_manipulation</w:t>
      </w:r>
      <w:proofErr w:type="spellEnd"/>
      <w:r w:rsidRPr="00467B51">
        <w:t xml:space="preserve"> umieszczone zostały fragment ko</w:t>
      </w:r>
      <w:r>
        <w:t>du, z których notatniki później korzystały.</w:t>
      </w:r>
    </w:p>
    <w:p w14:paraId="6243DF23" w14:textId="08A5CD4D" w:rsidR="0044243B" w:rsidRDefault="0044243B" w:rsidP="0044243B">
      <w:pPr>
        <w:ind w:firstLine="576"/>
        <w:jc w:val="both"/>
      </w:pPr>
      <w:r>
        <w:t>Wszystkie notatniki posiadały identyczną strukturę</w:t>
      </w:r>
      <w:r w:rsidR="00A83707">
        <w:t>, którą widać na rysunku 11</w:t>
      </w:r>
      <w:r>
        <w:t xml:space="preserve">. Najpierw importowane są potrzebne biblioteki systemowe, oraz własne, następnie nadawane są wartości stałym, które używane są na końcu przez dołączoną w pierwszym kroku funkcję </w:t>
      </w:r>
      <w:proofErr w:type="spellStart"/>
      <w:r>
        <w:t>run_model</w:t>
      </w:r>
      <w:proofErr w:type="spellEnd"/>
      <w:r>
        <w:t>.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w:t>
      </w:r>
      <w:r w:rsidR="00E859C2">
        <w:t>2</w:t>
      </w:r>
      <w:r>
        <w:t xml:space="preserve"> zawiera tylko jej wycinek, ponieważ kod jest dość długi.</w:t>
      </w:r>
    </w:p>
    <w:p w14:paraId="232B4490" w14:textId="091D2C23"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ins w:id="364" w:author="Marek Małek" w:date="2024-01-31T17:31:00Z">
        <w:r w:rsidR="00FB4259">
          <w:rPr>
            <w:i w:val="0"/>
            <w:iCs w:val="0"/>
            <w:noProof/>
          </w:rPr>
          <w:t>12</w:t>
        </w:r>
      </w:ins>
      <w:del w:id="365" w:author="Marek Małek" w:date="2024-01-31T17:31:00Z">
        <w:r w:rsidR="00821019" w:rsidDel="00FB4259">
          <w:rPr>
            <w:i w:val="0"/>
            <w:iCs w:val="0"/>
            <w:noProof/>
          </w:rPr>
          <w:delText>11</w:delText>
        </w:r>
      </w:del>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18AE7632"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ins w:id="366" w:author="Marek Małek" w:date="2024-01-31T17:31:00Z">
        <w:r w:rsidR="00FB4259">
          <w:rPr>
            <w:i w:val="0"/>
            <w:iCs w:val="0"/>
            <w:noProof/>
          </w:rPr>
          <w:t>13</w:t>
        </w:r>
      </w:ins>
      <w:del w:id="367" w:author="Marek Małek" w:date="2024-01-31T17:31:00Z">
        <w:r w:rsidR="00821019" w:rsidDel="00FB4259">
          <w:rPr>
            <w:i w:val="0"/>
            <w:iCs w:val="0"/>
            <w:noProof/>
          </w:rPr>
          <w:delText>12</w:delText>
        </w:r>
      </w:del>
      <w:r w:rsidRPr="004572C0">
        <w:rPr>
          <w:i w:val="0"/>
          <w:iCs w:val="0"/>
        </w:rPr>
        <w:fldChar w:fldCharType="end"/>
      </w:r>
      <w:r w:rsidRPr="004572C0">
        <w:rPr>
          <w:i w:val="0"/>
          <w:iCs w:val="0"/>
        </w:rPr>
        <w:t xml:space="preserve"> - ciało funkcji </w:t>
      </w:r>
      <w:proofErr w:type="spellStart"/>
      <w:r w:rsidRPr="004572C0">
        <w:rPr>
          <w:i w:val="0"/>
          <w:iCs w:val="0"/>
        </w:rPr>
        <w:t>run_model</w:t>
      </w:r>
      <w:proofErr w:type="spellEnd"/>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368" w:name="_Toc157618386"/>
      <w:r>
        <w:lastRenderedPageBreak/>
        <w:t xml:space="preserve">Usprawnianie </w:t>
      </w:r>
      <w:r w:rsidR="00563EF4">
        <w:t>sieci neuronowych</w:t>
      </w:r>
      <w:bookmarkEnd w:id="368"/>
    </w:p>
    <w:p w14:paraId="5263E60F" w14:textId="2E5372AF" w:rsidR="00DD3093" w:rsidRDefault="00DD3093" w:rsidP="00DD3093">
      <w:pPr>
        <w:ind w:firstLine="576"/>
        <w:jc w:val="both"/>
      </w:pPr>
      <w:commentRangeStart w:id="369"/>
      <w:commentRangeStart w:id="370"/>
      <w:r>
        <w:t xml:space="preserve">Jak zostanie pokazane w 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 xml:space="preserve">statystycznie dowiedzione zostało, że proponowane </w:t>
      </w:r>
      <w:del w:id="371" w:author="Marek Małek" w:date="2024-01-31T17:36:00Z">
        <w:r w:rsidDel="008C28A1">
          <w:delText xml:space="preserve">usprawnienia </w:delText>
        </w:r>
      </w:del>
      <w:ins w:id="372" w:author="Marek Małek" w:date="2024-01-31T17:36:00Z">
        <w:r w:rsidR="008C28A1">
          <w:t>zmia</w:t>
        </w:r>
      </w:ins>
      <w:ins w:id="373" w:author="Marek Małek" w:date="2024-01-31T17:37:00Z">
        <w:r w:rsidR="008C28A1">
          <w:t>ny</w:t>
        </w:r>
      </w:ins>
      <w:ins w:id="374" w:author="Marek Małek" w:date="2024-01-31T17:36:00Z">
        <w:r w:rsidR="008C28A1">
          <w:t xml:space="preserve"> </w:t>
        </w:r>
      </w:ins>
      <w:r>
        <w:t xml:space="preserve">miały </w:t>
      </w:r>
      <w:r w:rsidR="000A7CCF">
        <w:t>skutek</w:t>
      </w:r>
      <w:r>
        <w:t xml:space="preserve">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w:t>
      </w:r>
      <w:proofErr w:type="spellStart"/>
      <w:r w:rsidR="00F5768E">
        <w:t>SENet</w:t>
      </w:r>
      <w:proofErr w:type="spellEnd"/>
      <w:r w:rsidR="00F5768E">
        <w:t xml:space="preserve">. W tym modelu moduły uwagi mają nieco inną nazwę – </w:t>
      </w:r>
      <w:proofErr w:type="spellStart"/>
      <w:r w:rsidR="00F5768E">
        <w:t>Squeeze</w:t>
      </w:r>
      <w:proofErr w:type="spellEnd"/>
      <w:r w:rsidR="00F5768E">
        <w:t xml:space="preserve"> and </w:t>
      </w:r>
      <w:proofErr w:type="spellStart"/>
      <w:r w:rsidR="00F5768E">
        <w:t>Excitation</w:t>
      </w:r>
      <w:proofErr w:type="spellEnd"/>
      <w:r w:rsidR="00F5768E">
        <w:t xml:space="preserve">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 xml:space="preserve">Użycie warstwy GlobalAveragePooling2D interfejsu </w:t>
      </w:r>
      <w:proofErr w:type="spellStart"/>
      <w:r w:rsidRPr="00331C54">
        <w:t>Keras</w:t>
      </w:r>
      <w:proofErr w:type="spellEnd"/>
      <w:r w:rsidRPr="00331C54">
        <w:t xml:space="preserve"> oraz następ</w:t>
      </w:r>
      <w:r>
        <w:t xml:space="preserve">ująca po niej operacja </w:t>
      </w:r>
      <w:proofErr w:type="spellStart"/>
      <w:r>
        <w:t>Reshape</w:t>
      </w:r>
      <w:proofErr w:type="spellEnd"/>
      <w:r>
        <w:t>: w</w:t>
      </w:r>
      <w:r w:rsidRPr="00331C54">
        <w:t>arstwa GAP oblicza średnią k</w:t>
      </w:r>
      <w:r>
        <w:t xml:space="preserve">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w:t>
      </w:r>
      <w:proofErr w:type="spellStart"/>
      <w:r>
        <w:t>SENet</w:t>
      </w:r>
      <w:proofErr w:type="spellEnd"/>
      <w:r>
        <w:t xml:space="preserve"> jest to etap nazwany „</w:t>
      </w:r>
      <w:proofErr w:type="spellStart"/>
      <w:r>
        <w:t>squeeze</w:t>
      </w:r>
      <w:proofErr w:type="spellEnd"/>
      <w:r>
        <w:t>”.</w:t>
      </w:r>
    </w:p>
    <w:p w14:paraId="4766C090" w14:textId="03A6C064" w:rsidR="00331C54" w:rsidRDefault="00331C54" w:rsidP="00331C54">
      <w:pPr>
        <w:pStyle w:val="Akapitzlist"/>
        <w:numPr>
          <w:ilvl w:val="0"/>
          <w:numId w:val="33"/>
        </w:numPr>
        <w:jc w:val="both"/>
      </w:pPr>
      <w:r>
        <w:t xml:space="preserve">Użycie dwóch warstw gęsto połączonych: celem pierwszej jest jedynie zwiększenie mocy poznawczej sieci, natomiast druga, poprzez użycie funkcji </w:t>
      </w:r>
      <w:proofErr w:type="spellStart"/>
      <w:r>
        <w:t>softmax</w:t>
      </w:r>
      <w:proofErr w:type="spellEnd"/>
      <w:r>
        <w:t xml:space="preserve">, zamienia wyuczone w dwóch wcześniejszych krokach reprezentacje na wektor wag zawierający wartości w przedziale [0, 1]. W terminologii </w:t>
      </w:r>
      <w:proofErr w:type="spellStart"/>
      <w:r>
        <w:t>SENet</w:t>
      </w:r>
      <w:proofErr w:type="spellEnd"/>
      <w:r>
        <w:t xml:space="preserve"> jest to krok nazwany „</w:t>
      </w:r>
      <w:proofErr w:type="spellStart"/>
      <w:r>
        <w:t>excitation</w:t>
      </w:r>
      <w:proofErr w:type="spellEnd"/>
      <w:r>
        <w:t>”.</w:t>
      </w:r>
    </w:p>
    <w:p w14:paraId="7A812C50" w14:textId="5AF039BE" w:rsidR="00331C54" w:rsidRDefault="00331C54" w:rsidP="00331C54">
      <w:pPr>
        <w:pStyle w:val="Akapitzlist"/>
        <w:numPr>
          <w:ilvl w:val="0"/>
          <w:numId w:val="33"/>
        </w:numPr>
        <w:jc w:val="both"/>
      </w:pPr>
      <w:r>
        <w:t xml:space="preserve">Mapy cech dostarczone modułowi uwagi mnożone są przez wynik działania drugiej warstwy </w:t>
      </w:r>
      <w:proofErr w:type="spellStart"/>
      <w:r>
        <w:t>Dense</w:t>
      </w:r>
      <w:proofErr w:type="spellEnd"/>
      <w:r>
        <w:t>.</w:t>
      </w:r>
      <w:r w:rsidR="00170AA6">
        <w:t xml:space="preserve"> W tym miejscu następuje </w:t>
      </w:r>
      <w:proofErr w:type="spellStart"/>
      <w:r w:rsidR="00170AA6">
        <w:t>rekalibracja</w:t>
      </w:r>
      <w:proofErr w:type="spellEnd"/>
      <w:r w:rsidR="00170AA6">
        <w:t xml:space="preserve"> tych map cech. Dzięki niej, sieć może uwypuklić istotne mapy cech i wytłumić mniej istotne.</w:t>
      </w:r>
    </w:p>
    <w:p w14:paraId="1C5C236F" w14:textId="517D2B8B" w:rsidR="005C2093" w:rsidRDefault="005C2093" w:rsidP="005C2093">
      <w:pPr>
        <w:ind w:firstLine="576"/>
        <w:jc w:val="both"/>
      </w:pPr>
      <w:r>
        <w:t>Jeśli chodzi o architekturę Xception, jak zostało wspomniane w podrozdziale 3.4, miała być ona w stanie pobić InceptionResNetV2 bez głębszych usprawnień, stąd zdecydowano się jedynie na uwzględnienie modyfikacji pewnych hiperparametrów sieci tak, aby nieco szybciej osiągała zbieżność, po uwzględnieniu nierównowagi klas. Podobnie do modeli Inception, również tutaj użyto centrowania próbki.</w:t>
      </w:r>
      <w:commentRangeEnd w:id="369"/>
      <w:r w:rsidR="005F7080">
        <w:rPr>
          <w:rStyle w:val="Odwoaniedokomentarza"/>
        </w:rPr>
        <w:commentReference w:id="369"/>
      </w:r>
      <w:commentRangeEnd w:id="370"/>
      <w:r w:rsidR="00F1250F">
        <w:rPr>
          <w:rStyle w:val="Odwoaniedokomentarza"/>
        </w:rPr>
        <w:commentReference w:id="370"/>
      </w:r>
    </w:p>
    <w:p w14:paraId="42C5C393" w14:textId="4B95CAB6" w:rsidR="00807481" w:rsidRDefault="00807481" w:rsidP="005C2093">
      <w:pPr>
        <w:ind w:firstLine="576"/>
        <w:jc w:val="both"/>
      </w:pPr>
      <w:r>
        <w:lastRenderedPageBreak/>
        <w:t xml:space="preserve">Kolejnym usprawnieniem było zainicjowanie wag w taki sposób, aby ich pierwotne stany odpowiadały rozkładowi klas. Aby obliczyć właściwe wartości wag utworzono funkcję </w:t>
      </w:r>
      <w:proofErr w:type="spellStart"/>
      <w:r>
        <w:t>calculate_class_weight</w:t>
      </w:r>
      <w:proofErr w:type="spellEnd"/>
      <w:r>
        <w:t xml:space="preserve">, która zwraca słownik mapujący kategorię (zakodowaną w postaci liczby całkowitej) na wartość </w:t>
      </w:r>
      <w:r w:rsidR="006F7C5E">
        <w:t>zmiennoprzecinkową. Wartości te nie sumują się do 1, ponieważ celem funkcji nie jest obliczenie rozkładu prawdopodobieństwa pomiędzy klasami, lecz nadanie każdej klasie liczby odpowiadającej jej ważności w zbiorze danych.</w:t>
      </w:r>
    </w:p>
    <w:p w14:paraId="0E700CB4" w14:textId="5BEA62E3" w:rsidR="00807481" w:rsidRPr="00CA7A33" w:rsidRDefault="00807481" w:rsidP="00807481">
      <w:pPr>
        <w:pStyle w:val="Legenda"/>
        <w:keepNext/>
        <w:jc w:val="right"/>
        <w:rPr>
          <w:i w:val="0"/>
          <w:iCs w:val="0"/>
          <w:lang w:val="en-GB"/>
        </w:rPr>
      </w:pPr>
      <w:proofErr w:type="spellStart"/>
      <w:r w:rsidRPr="00CA7A33">
        <w:rPr>
          <w:i w:val="0"/>
          <w:iCs w:val="0"/>
          <w:lang w:val="en-GB"/>
        </w:rPr>
        <w:t>Rysunek</w:t>
      </w:r>
      <w:proofErr w:type="spellEnd"/>
      <w:r w:rsidRPr="00CA7A33">
        <w:rPr>
          <w:i w:val="0"/>
          <w:iCs w:val="0"/>
          <w:lang w:val="en-GB"/>
        </w:rPr>
        <w:t xml:space="preserve"> </w:t>
      </w:r>
      <w:r w:rsidRPr="00807481">
        <w:rPr>
          <w:i w:val="0"/>
          <w:iCs w:val="0"/>
        </w:rPr>
        <w:fldChar w:fldCharType="begin"/>
      </w:r>
      <w:r w:rsidRPr="00CA7A33">
        <w:rPr>
          <w:i w:val="0"/>
          <w:iCs w:val="0"/>
          <w:lang w:val="en-GB"/>
        </w:rPr>
        <w:instrText xml:space="preserve"> SEQ Rysunek \* ARABIC </w:instrText>
      </w:r>
      <w:r w:rsidRPr="00807481">
        <w:rPr>
          <w:i w:val="0"/>
          <w:iCs w:val="0"/>
        </w:rPr>
        <w:fldChar w:fldCharType="separate"/>
      </w:r>
      <w:ins w:id="375" w:author="Marek Małek" w:date="2024-01-31T17:31:00Z">
        <w:r w:rsidR="00FB4259">
          <w:rPr>
            <w:i w:val="0"/>
            <w:iCs w:val="0"/>
            <w:noProof/>
            <w:lang w:val="en-GB"/>
          </w:rPr>
          <w:t>14</w:t>
        </w:r>
      </w:ins>
      <w:del w:id="376" w:author="Marek Małek" w:date="2024-01-31T17:31:00Z">
        <w:r w:rsidR="00821019" w:rsidRPr="00CA7A33" w:rsidDel="00FB4259">
          <w:rPr>
            <w:i w:val="0"/>
            <w:iCs w:val="0"/>
            <w:noProof/>
            <w:lang w:val="en-GB"/>
          </w:rPr>
          <w:delText>13</w:delText>
        </w:r>
      </w:del>
      <w:r w:rsidRPr="00807481">
        <w:rPr>
          <w:i w:val="0"/>
          <w:iCs w:val="0"/>
        </w:rPr>
        <w:fldChar w:fldCharType="end"/>
      </w:r>
      <w:r w:rsidR="00CA7A33" w:rsidRPr="00CA7A33">
        <w:rPr>
          <w:i w:val="0"/>
          <w:iCs w:val="0"/>
          <w:lang w:val="en-GB"/>
        </w:rPr>
        <w:t xml:space="preserve"> – </w:t>
      </w:r>
      <w:proofErr w:type="spellStart"/>
      <w:r w:rsidR="00CA7A33" w:rsidRPr="00CA7A33">
        <w:rPr>
          <w:i w:val="0"/>
          <w:iCs w:val="0"/>
          <w:lang w:val="en-GB"/>
        </w:rPr>
        <w:t>funkcja</w:t>
      </w:r>
      <w:proofErr w:type="spellEnd"/>
      <w:r w:rsidR="00CA7A33" w:rsidRPr="00CA7A33">
        <w:rPr>
          <w:i w:val="0"/>
          <w:iCs w:val="0"/>
          <w:lang w:val="en-GB"/>
        </w:rPr>
        <w:t xml:space="preserve"> </w:t>
      </w:r>
      <w:proofErr w:type="spellStart"/>
      <w:r w:rsidR="00CA7A33" w:rsidRPr="00CA7A33">
        <w:rPr>
          <w:i w:val="0"/>
          <w:iCs w:val="0"/>
          <w:lang w:val="en-GB"/>
        </w:rPr>
        <w:t>calculate_class_weigh</w:t>
      </w:r>
      <w:r w:rsidR="00CA7A33">
        <w:rPr>
          <w:i w:val="0"/>
          <w:iCs w:val="0"/>
          <w:lang w:val="en-GB"/>
        </w:rPr>
        <w:t>t</w:t>
      </w:r>
      <w:proofErr w:type="spellEnd"/>
    </w:p>
    <w:p w14:paraId="12652F81" w14:textId="77777777" w:rsidR="00807481" w:rsidRDefault="00807481" w:rsidP="00807481">
      <w:pPr>
        <w:keepNext/>
        <w:jc w:val="both"/>
      </w:pPr>
      <w:r>
        <w:rPr>
          <w:noProof/>
        </w:rPr>
        <w:drawing>
          <wp:inline distT="0" distB="0" distL="0" distR="0" wp14:anchorId="1CD3E9F9" wp14:editId="6BA2ECF9">
            <wp:extent cx="5760720" cy="3766820"/>
            <wp:effectExtent l="0" t="0" r="0" b="5080"/>
            <wp:docPr id="72797388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87" name="Obraz 1" descr="Obraz zawierający tekst, zrzut ekranu, Czcionk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5A69393D" w14:textId="304AAAAB" w:rsidR="00807481" w:rsidRDefault="00807481" w:rsidP="00807481">
      <w:pPr>
        <w:pStyle w:val="Legenda"/>
        <w:jc w:val="both"/>
        <w:rPr>
          <w:i w:val="0"/>
          <w:iCs w:val="0"/>
        </w:rPr>
      </w:pPr>
      <w:r w:rsidRPr="00807481">
        <w:rPr>
          <w:i w:val="0"/>
          <w:iCs w:val="0"/>
        </w:rPr>
        <w:t>Źródło: opracowanie własne</w:t>
      </w:r>
    </w:p>
    <w:p w14:paraId="09C4D7F2" w14:textId="5957C911" w:rsidR="004824DC" w:rsidRDefault="005B202D" w:rsidP="005B202D">
      <w:pPr>
        <w:ind w:firstLine="576"/>
        <w:jc w:val="both"/>
      </w:pPr>
      <w:r>
        <w:t xml:space="preserve">Najbardziej interesujące są tu obliczenia widoczne w liniach przypisujących wartości zmiennym </w:t>
      </w:r>
      <w:proofErr w:type="spellStart"/>
      <w:r>
        <w:t>raw_weights</w:t>
      </w:r>
      <w:proofErr w:type="spellEnd"/>
      <w:r>
        <w:t xml:space="preserve">, </w:t>
      </w:r>
      <w:proofErr w:type="spellStart"/>
      <w:r>
        <w:t>average_weight</w:t>
      </w:r>
      <w:proofErr w:type="spellEnd"/>
      <w:r>
        <w:t xml:space="preserve"> oraz </w:t>
      </w:r>
      <w:proofErr w:type="spellStart"/>
      <w:r>
        <w:t>weights</w:t>
      </w:r>
      <w:proofErr w:type="spellEnd"/>
      <w:r>
        <w:t>.</w:t>
      </w:r>
    </w:p>
    <w:p w14:paraId="3AA42DD2" w14:textId="3FDD62B6" w:rsidR="005B202D" w:rsidRPr="006F7C5E" w:rsidRDefault="00000000" w:rsidP="005B202D">
      <w:pPr>
        <w:pStyle w:val="Akapitzlist"/>
        <w:numPr>
          <w:ilvl w:val="0"/>
          <w:numId w:val="35"/>
        </w:numPr>
        <w:jc w:val="both"/>
      </w:pPr>
      <m:oMath>
        <m:sSub>
          <m:sSubPr>
            <m:ctrlPr>
              <w:rPr>
                <w:rFonts w:ascii="Cambria Math" w:hAnsi="Cambria Math"/>
                <w:i/>
              </w:rPr>
            </m:ctrlPr>
          </m:sSub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m:t>
            </m:r>
            <w:proofErr w:type="spellEnd"/>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class</m:t>
                </m:r>
                <m:r>
                  <m:rPr>
                    <m:lit/>
                    <m:nor/>
                  </m:rPr>
                  <w:rPr>
                    <w:rFonts w:ascii="Cambria Math" w:hAnsi="Cambria Math"/>
                  </w:rPr>
                  <m:t>_</m:t>
                </m:r>
                <m:r>
                  <m:rPr>
                    <m:nor/>
                  </m:rPr>
                  <w:rPr>
                    <w:rFonts w:ascii="Cambria Math" w:hAnsi="Cambria Math"/>
                  </w:rPr>
                  <m:t>sum</m:t>
                </m:r>
              </m:e>
              <m:sub>
                <m: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nor/>
              </m:rPr>
              <w:rPr>
                <w:rFonts w:ascii="Cambria Math" w:hAnsi="Cambria Math"/>
              </w:rPr>
              <m:t>total</m:t>
            </m:r>
            <m:r>
              <m:rPr>
                <m:lit/>
                <m:nor/>
              </m:rPr>
              <w:rPr>
                <w:rFonts w:ascii="Cambria Math" w:hAnsi="Cambria Math"/>
              </w:rPr>
              <m:t>_</m:t>
            </m:r>
            <w:proofErr w:type="spellStart"/>
            <m:r>
              <m:rPr>
                <m:nor/>
              </m:rPr>
              <w:rPr>
                <w:rFonts w:ascii="Cambria Math" w:hAnsi="Cambria Math"/>
              </w:rPr>
              <m:t>samples</m:t>
            </m:r>
            <w:proofErr w:type="spellEnd"/>
            <m:ctrlPr>
              <w:rPr>
                <w:rFonts w:ascii="Cambria Math" w:hAnsi="Cambria Math"/>
                <w:i/>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rPr>
            </m:ctrlPr>
          </m:den>
        </m:f>
      </m:oMath>
      <w:r w:rsidR="005B202D" w:rsidRPr="006F7C5E">
        <w:t xml:space="preserve"> –</w:t>
      </w:r>
      <w:r w:rsidR="006F7C5E" w:rsidRPr="006F7C5E">
        <w:t xml:space="preserve"> celem tego równania jest nadanie klasom o </w:t>
      </w:r>
      <w:r w:rsidR="006F7C5E">
        <w:t>mniejszej ilości próbek wyższego priorytetu i obniżenie go dla klas o większej ilości próbek.</w:t>
      </w:r>
    </w:p>
    <w:p w14:paraId="695FF5A0" w14:textId="2973E120" w:rsidR="005B202D" w:rsidRPr="006F7C5E" w:rsidRDefault="005B202D" w:rsidP="005B202D">
      <w:pPr>
        <w:pStyle w:val="Akapitzlist"/>
        <w:numPr>
          <w:ilvl w:val="0"/>
          <w:numId w:val="35"/>
        </w:numPr>
        <w:jc w:val="both"/>
      </w:pPr>
      <w:proofErr w:type="spellStart"/>
      <m:oMath>
        <m:r>
          <m:rPr>
            <m:nor/>
          </m:rPr>
          <w:rPr>
            <w:rFonts w:ascii="Cambria Math" w:hAnsi="Cambria Math"/>
          </w:rPr>
          <m:t>average</m:t>
        </m:r>
        <m:r>
          <m:rPr>
            <m:lit/>
            <m:nor/>
          </m:rPr>
          <w:rPr>
            <w:rFonts w:ascii="Cambria Math" w:hAnsi="Cambria Math"/>
          </w:rPr>
          <m:t>_</m:t>
        </m:r>
        <m:r>
          <m:rPr>
            <m:nor/>
          </m:rPr>
          <w:rPr>
            <w:rFonts w:ascii="Cambria Math" w:hAnsi="Cambria Math"/>
          </w:rPr>
          <m:t>weight</m:t>
        </m:r>
        <w:proofErr w:type="spellEnd"/>
        <m:r>
          <w:rPr>
            <w:rFonts w:ascii="Cambria Math" w:hAnsi="Cambria Math"/>
          </w:rPr>
          <m:t>=</m:t>
        </m:r>
        <m:f>
          <m:fPr>
            <m:ctrlPr>
              <w:rPr>
                <w:rFonts w:ascii="Cambria Math" w:hAnsi="Cambria Math"/>
                <w:lang w:val="en-GB"/>
              </w:rPr>
            </m:ctrlPr>
          </m:fPr>
          <m:num>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d>
                  <m:dPr>
                    <m:ctrlPr>
                      <w:rPr>
                        <w:rFonts w:ascii="Cambria Math" w:hAnsi="Cambria Math"/>
                        <w:i/>
                        <w:lang w:val="en-GB"/>
                      </w:rPr>
                    </m:ctrlPr>
                  </m:dPr>
                  <m:e>
                    <m:r>
                      <m:rPr>
                        <m:nor/>
                      </m:rPr>
                      <w:rPr>
                        <w:rFonts w:ascii="Cambria Math" w:hAnsi="Cambria Math"/>
                      </w:rPr>
                      <m:t>raw</m:t>
                    </m:r>
                    <m:r>
                      <m:rPr>
                        <m:lit/>
                        <m:nor/>
                      </m:rPr>
                      <w:rPr>
                        <w:rFonts w:ascii="Cambria Math" w:hAnsi="Cambria Math"/>
                      </w:rPr>
                      <m:t>_</m:t>
                    </m:r>
                    <w:proofErr w:type="spellStart"/>
                    <m:r>
                      <m:rPr>
                        <m:nor/>
                      </m:rPr>
                      <w:rPr>
                        <w:rFonts w:ascii="Cambria Math" w:hAnsi="Cambria Math"/>
                      </w:rPr>
                      <m:t>weights</m:t>
                    </m:r>
                    <w:proofErr w:type="spellEnd"/>
                  </m:e>
                </m:d>
                <m:ctrlPr>
                  <w:rPr>
                    <w:rFonts w:ascii="Cambria Math" w:hAnsi="Cambria Math"/>
                    <w:i/>
                    <w:lang w:val="en-GB"/>
                  </w:rPr>
                </m:ctrlPr>
              </m:e>
            </m:nary>
            <m:ctrlPr>
              <w:rPr>
                <w:rFonts w:ascii="Cambria Math" w:hAnsi="Cambria Math"/>
                <w:i/>
                <w:lang w:val="en-GB"/>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lang w:val="en-GB"/>
              </w:rPr>
            </m:ctrlPr>
          </m:den>
        </m:f>
      </m:oMath>
      <w:r w:rsidR="006F7C5E" w:rsidRPr="006F7C5E">
        <w:t xml:space="preserve"> – równanie to oblicza średnią wartość w</w:t>
      </w:r>
      <w:r w:rsidR="006F7C5E">
        <w:t xml:space="preserve">ag, która w następnym kroku zostanie użyta do moderowania wpływu zmienności liczb zawartych w </w:t>
      </w:r>
      <w:proofErr w:type="spellStart"/>
      <w:r w:rsidR="006F7C5E">
        <w:t>raw_weights</w:t>
      </w:r>
      <w:proofErr w:type="spellEnd"/>
      <w:r w:rsidR="006F7C5E">
        <w:t>.</w:t>
      </w:r>
    </w:p>
    <w:p w14:paraId="2AAB9D32" w14:textId="7D01FC39" w:rsidR="005B202D" w:rsidRPr="0003641F" w:rsidRDefault="00000000" w:rsidP="005B202D">
      <w:pPr>
        <w:pStyle w:val="Akapitzlist"/>
        <w:numPr>
          <w:ilvl w:val="0"/>
          <w:numId w:val="35"/>
        </w:numPr>
        <w:jc w:val="both"/>
      </w:pPr>
      <m:oMath>
        <m:sSub>
          <m:sSubPr>
            <m:ctrlPr>
              <w:rPr>
                <w:rFonts w:ascii="Cambria Math" w:hAnsi="Cambria Math"/>
                <w:i/>
                <w:lang w:val="en-GB"/>
              </w:rPr>
            </m:ctrlPr>
          </m:sSubPr>
          <m:e>
            <w:proofErr w:type="spellStart"/>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r>
          <w:rPr>
            <w:rFonts w:ascii="Cambria Math" w:hAnsi="Cambria Math"/>
          </w:rPr>
          <m:t>=</m:t>
        </m:r>
        <m:r>
          <w:rPr>
            <w:rFonts w:ascii="Cambria Math" w:hAnsi="Cambria Math"/>
            <w:lang w:val="en-GB"/>
          </w:rPr>
          <m:t>α</m:t>
        </m:r>
        <m:r>
          <m:rPr>
            <m:sty m:val="p"/>
          </m:rPr>
          <w:rPr>
            <w:rFonts w:ascii="Cambria Math" w:hAnsi="Cambria Math"/>
          </w:rPr>
          <m:t>×</m:t>
        </m:r>
        <m:r>
          <m:rPr>
            <m:nor/>
          </m:rPr>
          <w:rPr>
            <w:rFonts w:ascii="Cambria Math" w:hAnsi="Cambria Math"/>
          </w:rPr>
          <m:t>average</m:t>
        </m:r>
        <m:r>
          <m:rPr>
            <m:lit/>
            <m:nor/>
          </m:rPr>
          <w:rPr>
            <w:rFonts w:ascii="Cambria Math" w:hAnsi="Cambria Math"/>
          </w:rPr>
          <m:t>_</m:t>
        </m:r>
        <w:proofErr w:type="spellStart"/>
        <m:r>
          <m:rPr>
            <m:nor/>
          </m:rPr>
          <w:rPr>
            <w:rFonts w:ascii="Cambria Math" w:hAnsi="Cambria Math"/>
          </w:rPr>
          <m:t>weight</m:t>
        </m:r>
        <w:proofErr w:type="spellEnd"/>
        <m:r>
          <w:rPr>
            <w:rFonts w:ascii="Cambria Math" w:hAnsi="Cambria Math"/>
          </w:rPr>
          <m:t>+</m:t>
        </m:r>
        <m:d>
          <m:dPr>
            <m:ctrlPr>
              <w:rPr>
                <w:rFonts w:ascii="Cambria Math" w:hAnsi="Cambria Math"/>
                <w:i/>
                <w:lang w:val="en-GB"/>
              </w:rPr>
            </m:ctrlPr>
          </m:dPr>
          <m:e>
            <m:r>
              <w:rPr>
                <w:rFonts w:ascii="Cambria Math" w:hAnsi="Cambria Math"/>
              </w:rPr>
              <m:t>1-</m:t>
            </m:r>
            <m:r>
              <w:rPr>
                <w:rFonts w:ascii="Cambria Math" w:hAnsi="Cambria Math"/>
                <w:lang w:val="en-GB"/>
              </w:rPr>
              <m:t>α</m:t>
            </m:r>
          </m:e>
        </m:d>
        <m:r>
          <m:rPr>
            <m:sty m:val="p"/>
          </m:rPr>
          <w:rPr>
            <w:rFonts w:ascii="Cambria Math" w:hAnsi="Cambria Math"/>
          </w:rPr>
          <m:t>×</m:t>
        </m:r>
        <m:sSub>
          <m:sSubPr>
            <m:ctrlPr>
              <w:rPr>
                <w:rFonts w:ascii="Cambria Math" w:hAnsi="Cambria Math"/>
                <w:i/>
                <w:lang w:val="en-GB"/>
              </w:rPr>
            </m:ctrlPr>
          </m:sSubPr>
          <m:e>
            <m:r>
              <m:rPr>
                <m:nor/>
              </m:rPr>
              <w:rPr>
                <w:rFonts w:ascii="Cambria Math" w:hAnsi="Cambria Math"/>
              </w:rPr>
              <m:t>raw</m:t>
            </m:r>
            <m:r>
              <m:rPr>
                <m:lit/>
                <m:nor/>
              </m:rPr>
              <w:rPr>
                <w:rFonts w:ascii="Cambria Math" w:hAnsi="Cambria Math"/>
              </w:rPr>
              <m:t>_</m:t>
            </m:r>
            <w:proofErr w:type="spellStart"/>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oMath>
      <w:r w:rsidR="006F7C5E" w:rsidRPr="005E1EB4">
        <w:t xml:space="preserve"> – dzięki dostrajaniu parametru alfa</w:t>
      </w:r>
      <w:r w:rsidR="005E1EB4" w:rsidRPr="005E1EB4">
        <w:t xml:space="preserve">, funkcja </w:t>
      </w:r>
      <w:proofErr w:type="spellStart"/>
      <w:r w:rsidR="005E1EB4" w:rsidRPr="005E1EB4">
        <w:t>calculate_class_weights</w:t>
      </w:r>
      <w:proofErr w:type="spellEnd"/>
      <w:r w:rsidR="005E1EB4" w:rsidRPr="005E1EB4">
        <w:t xml:space="preserve"> może zwrócić wa</w:t>
      </w:r>
      <w:r w:rsidR="005E1EB4">
        <w:t xml:space="preserve">gi bliższe średniej (a </w:t>
      </w:r>
      <w:r w:rsidR="005E1EB4">
        <w:lastRenderedPageBreak/>
        <w:t>więc takie, jakie zostałyby</w:t>
      </w:r>
      <w:r w:rsidR="006F7C5E" w:rsidRPr="005E1EB4">
        <w:t xml:space="preserve"> </w:t>
      </w:r>
      <w:r w:rsidR="005E1EB4">
        <w:t xml:space="preserve">zastosowane przez </w:t>
      </w:r>
      <w:proofErr w:type="spellStart"/>
      <w:r w:rsidR="005E1EB4">
        <w:t>Keras</w:t>
      </w:r>
      <w:proofErr w:type="spellEnd"/>
      <w:r w:rsidR="005E1EB4">
        <w:t>, jeśli nie użyto by tej funkcji), albo bliższe</w:t>
      </w:r>
      <w:r w:rsidR="0003641F">
        <w:t xml:space="preserve"> obliczonym w pierwszym równaniu, podnosząc tym samym istotność kategorii gorzej reprezentowanych w zbiorze danych.</w:t>
      </w:r>
    </w:p>
    <w:p w14:paraId="48334248" w14:textId="338AD66E" w:rsidR="0003641F" w:rsidRDefault="0003641F" w:rsidP="00DE31A4">
      <w:pPr>
        <w:ind w:firstLine="576"/>
        <w:jc w:val="both"/>
      </w:pPr>
      <w:r>
        <w:t>O ile ustawianie wag klas istotne jest z punktu widzenia inicjalizacji wag modelu</w:t>
      </w:r>
      <w:r w:rsidR="008B0FC5">
        <w:t xml:space="preserve"> oraz funkcji straty (podczas procesu propagacji wstecznej kontrybucja funkcji straty dla niedoreprezentowanej klasy jest zwiększana)</w:t>
      </w:r>
      <w:r>
        <w:t xml:space="preserve">, o tyle ustawianie tzw. </w:t>
      </w:r>
      <w:proofErr w:type="spellStart"/>
      <w:r>
        <w:t>initial</w:t>
      </w:r>
      <w:proofErr w:type="spellEnd"/>
      <w:r>
        <w:t xml:space="preserve"> </w:t>
      </w:r>
      <w:proofErr w:type="spellStart"/>
      <w:r>
        <w:t>bias</w:t>
      </w:r>
      <w:proofErr w:type="spellEnd"/>
      <w:r>
        <w:t xml:space="preserve"> istotne jest z punktu widzenia ostatniej warstwy klasyfikatora. Przy użyciu tego parametru model</w:t>
      </w:r>
      <w:r w:rsidR="008B0FC5">
        <w:t xml:space="preserve"> będzie przywiązywał w module klasyfikatora większą wagę rzadziej występującym klasom. Wartość tego </w:t>
      </w:r>
      <w:proofErr w:type="spellStart"/>
      <w:r w:rsidR="008B0FC5">
        <w:t>hiperparametru</w:t>
      </w:r>
      <w:proofErr w:type="spellEnd"/>
      <w:r w:rsidR="008B0FC5">
        <w:t xml:space="preserve"> jest najistotniejsza u początku treningu</w:t>
      </w:r>
      <w:r w:rsidR="003E1ABA">
        <w:t>, przyspieszając osiągnięcie zbieżności – model zaczyna z pewną początkową wiedzą na temat danych</w:t>
      </w:r>
      <w:r w:rsidR="008B0FC5">
        <w:t>.</w:t>
      </w:r>
    </w:p>
    <w:p w14:paraId="20E743C6" w14:textId="052B55C4" w:rsidR="00DE31A4" w:rsidRPr="00DE31A4" w:rsidRDefault="00DE31A4" w:rsidP="00DE31A4">
      <w:pPr>
        <w:pStyle w:val="Legenda"/>
        <w:keepNext/>
        <w:jc w:val="right"/>
        <w:rPr>
          <w:i w:val="0"/>
          <w:iCs w:val="0"/>
        </w:rPr>
      </w:pPr>
      <w:r w:rsidRPr="00DE31A4">
        <w:rPr>
          <w:i w:val="0"/>
          <w:iCs w:val="0"/>
        </w:rPr>
        <w:t xml:space="preserve">Rysunek </w:t>
      </w:r>
      <w:r w:rsidRPr="00DE31A4">
        <w:rPr>
          <w:i w:val="0"/>
          <w:iCs w:val="0"/>
        </w:rPr>
        <w:fldChar w:fldCharType="begin"/>
      </w:r>
      <w:r w:rsidRPr="00DE31A4">
        <w:rPr>
          <w:i w:val="0"/>
          <w:iCs w:val="0"/>
        </w:rPr>
        <w:instrText xml:space="preserve"> SEQ Rysunek \* ARABIC </w:instrText>
      </w:r>
      <w:r w:rsidRPr="00DE31A4">
        <w:rPr>
          <w:i w:val="0"/>
          <w:iCs w:val="0"/>
        </w:rPr>
        <w:fldChar w:fldCharType="separate"/>
      </w:r>
      <w:ins w:id="377" w:author="Marek Małek" w:date="2024-01-31T17:31:00Z">
        <w:r w:rsidR="00FB4259">
          <w:rPr>
            <w:i w:val="0"/>
            <w:iCs w:val="0"/>
            <w:noProof/>
          </w:rPr>
          <w:t>15</w:t>
        </w:r>
      </w:ins>
      <w:del w:id="378" w:author="Marek Małek" w:date="2024-01-31T17:31:00Z">
        <w:r w:rsidR="00821019" w:rsidDel="00FB4259">
          <w:rPr>
            <w:i w:val="0"/>
            <w:iCs w:val="0"/>
            <w:noProof/>
          </w:rPr>
          <w:delText>14</w:delText>
        </w:r>
      </w:del>
      <w:r w:rsidRPr="00DE31A4">
        <w:rPr>
          <w:i w:val="0"/>
          <w:iCs w:val="0"/>
        </w:rPr>
        <w:fldChar w:fldCharType="end"/>
      </w:r>
      <w:r w:rsidRPr="00DE31A4">
        <w:rPr>
          <w:i w:val="0"/>
          <w:iCs w:val="0"/>
        </w:rPr>
        <w:t xml:space="preserve"> - obliczanie </w:t>
      </w:r>
      <w:proofErr w:type="spellStart"/>
      <w:r w:rsidRPr="00DE31A4">
        <w:rPr>
          <w:i w:val="0"/>
          <w:iCs w:val="0"/>
        </w:rPr>
        <w:t>initial</w:t>
      </w:r>
      <w:proofErr w:type="spellEnd"/>
      <w:r w:rsidRPr="00DE31A4">
        <w:rPr>
          <w:i w:val="0"/>
          <w:iCs w:val="0"/>
        </w:rPr>
        <w:t xml:space="preserve"> </w:t>
      </w:r>
      <w:proofErr w:type="spellStart"/>
      <w:r w:rsidRPr="00DE31A4">
        <w:rPr>
          <w:i w:val="0"/>
          <w:iCs w:val="0"/>
        </w:rPr>
        <w:t>bias</w:t>
      </w:r>
      <w:proofErr w:type="spellEnd"/>
    </w:p>
    <w:p w14:paraId="2F376CD5" w14:textId="77777777" w:rsidR="00DE31A4" w:rsidRDefault="00DE31A4" w:rsidP="00DE31A4">
      <w:pPr>
        <w:keepNext/>
        <w:jc w:val="both"/>
      </w:pPr>
      <w:r>
        <w:rPr>
          <w:noProof/>
        </w:rPr>
        <w:drawing>
          <wp:inline distT="0" distB="0" distL="0" distR="0" wp14:anchorId="5D158630" wp14:editId="2AE5EB26">
            <wp:extent cx="5760720" cy="548005"/>
            <wp:effectExtent l="0" t="0" r="0" b="4445"/>
            <wp:docPr id="18080136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3642" name="Obraz 1808013642"/>
                    <pic:cNvPicPr/>
                  </pic:nvPicPr>
                  <pic:blipFill>
                    <a:blip r:embed="rId27">
                      <a:extLst>
                        <a:ext uri="{28A0092B-C50C-407E-A947-70E740481C1C}">
                          <a14:useLocalDpi xmlns:a14="http://schemas.microsoft.com/office/drawing/2010/main" val="0"/>
                        </a:ext>
                      </a:extLst>
                    </a:blip>
                    <a:stretch>
                      <a:fillRect/>
                    </a:stretch>
                  </pic:blipFill>
                  <pic:spPr>
                    <a:xfrm>
                      <a:off x="0" y="0"/>
                      <a:ext cx="5760720" cy="548005"/>
                    </a:xfrm>
                    <a:prstGeom prst="rect">
                      <a:avLst/>
                    </a:prstGeom>
                  </pic:spPr>
                </pic:pic>
              </a:graphicData>
            </a:graphic>
          </wp:inline>
        </w:drawing>
      </w:r>
    </w:p>
    <w:p w14:paraId="710CD5AB" w14:textId="0CF80C50" w:rsidR="00DE31A4" w:rsidRDefault="00DE31A4" w:rsidP="00DE31A4">
      <w:pPr>
        <w:pStyle w:val="Legenda"/>
        <w:jc w:val="both"/>
        <w:rPr>
          <w:i w:val="0"/>
          <w:iCs w:val="0"/>
        </w:rPr>
      </w:pPr>
      <w:r w:rsidRPr="00DE31A4">
        <w:rPr>
          <w:i w:val="0"/>
          <w:iCs w:val="0"/>
        </w:rPr>
        <w:t>Źródło: opracowanie własne</w:t>
      </w:r>
    </w:p>
    <w:p w14:paraId="69BDAC0D" w14:textId="19801504" w:rsidR="004461C4" w:rsidRDefault="004461C4" w:rsidP="004461C4">
      <w:pPr>
        <w:ind w:firstLine="576"/>
        <w:jc w:val="both"/>
      </w:pPr>
      <w:r>
        <w:t xml:space="preserve">Użycie logarytmu naturalnego w ostatnim równaniu sprawia, że liczby zawarte w wektorze będącym argumentem do funkcji np.log będą bliżej siebie. W innym przypadku duży </w:t>
      </w:r>
      <w:proofErr w:type="spellStart"/>
      <w:r>
        <w:t>initial</w:t>
      </w:r>
      <w:proofErr w:type="spellEnd"/>
      <w:r>
        <w:t xml:space="preserve"> </w:t>
      </w:r>
      <w:proofErr w:type="spellStart"/>
      <w:r>
        <w:t>bias</w:t>
      </w:r>
      <w:proofErr w:type="spellEnd"/>
      <w:r>
        <w:t xml:space="preserve"> jednej klasy mógłby zdominować pozostałe.</w:t>
      </w:r>
    </w:p>
    <w:p w14:paraId="2C6A47CC" w14:textId="425C8890" w:rsidR="00464AAB" w:rsidRDefault="00464AAB" w:rsidP="004461C4">
      <w:pPr>
        <w:ind w:firstLine="576"/>
        <w:jc w:val="both"/>
      </w:pPr>
      <w:r>
        <w:t>Ostatnim z wybranych usprawnień jest centrowanie próbki, którego kod zawiera rysunek 1</w:t>
      </w:r>
      <w:r w:rsidR="00C76336">
        <w:t>6</w:t>
      </w:r>
      <w:r>
        <w:t>.</w:t>
      </w:r>
      <w:r w:rsidR="00C76336">
        <w:t xml:space="preserve"> Spośród proponowanych technik miało ono największy wpływ na stabilizację treningu. Funkcja centrująca korzysta z innej pomocniczej funkcji – </w:t>
      </w:r>
      <w:proofErr w:type="spellStart"/>
      <w:r w:rsidR="00C76336">
        <w:t>generate_mask</w:t>
      </w:r>
      <w:proofErr w:type="spellEnd"/>
      <w:r w:rsidR="00C76336">
        <w:t>:</w:t>
      </w:r>
    </w:p>
    <w:p w14:paraId="00AB1FC2" w14:textId="22AC25A5" w:rsidR="00C76336" w:rsidRPr="00C76336" w:rsidRDefault="00C76336" w:rsidP="00C76336">
      <w:pPr>
        <w:pStyle w:val="Legenda"/>
        <w:keepNext/>
        <w:jc w:val="right"/>
        <w:rPr>
          <w:i w:val="0"/>
          <w:iCs w:val="0"/>
        </w:rPr>
      </w:pPr>
      <w:r w:rsidRPr="00C76336">
        <w:rPr>
          <w:i w:val="0"/>
          <w:iCs w:val="0"/>
        </w:rPr>
        <w:t xml:space="preserve">Rysunek </w:t>
      </w:r>
      <w:r w:rsidRPr="00C76336">
        <w:rPr>
          <w:i w:val="0"/>
          <w:iCs w:val="0"/>
        </w:rPr>
        <w:fldChar w:fldCharType="begin"/>
      </w:r>
      <w:r w:rsidRPr="00C76336">
        <w:rPr>
          <w:i w:val="0"/>
          <w:iCs w:val="0"/>
        </w:rPr>
        <w:instrText xml:space="preserve"> SEQ Rysunek \* ARABIC </w:instrText>
      </w:r>
      <w:r w:rsidRPr="00C76336">
        <w:rPr>
          <w:i w:val="0"/>
          <w:iCs w:val="0"/>
        </w:rPr>
        <w:fldChar w:fldCharType="separate"/>
      </w:r>
      <w:ins w:id="379" w:author="Marek Małek" w:date="2024-01-31T17:31:00Z">
        <w:r w:rsidR="00FB4259">
          <w:rPr>
            <w:i w:val="0"/>
            <w:iCs w:val="0"/>
            <w:noProof/>
          </w:rPr>
          <w:t>16</w:t>
        </w:r>
      </w:ins>
      <w:del w:id="380" w:author="Marek Małek" w:date="2024-01-31T17:31:00Z">
        <w:r w:rsidR="00821019" w:rsidDel="00FB4259">
          <w:rPr>
            <w:i w:val="0"/>
            <w:iCs w:val="0"/>
            <w:noProof/>
          </w:rPr>
          <w:delText>15</w:delText>
        </w:r>
      </w:del>
      <w:r w:rsidRPr="00C76336">
        <w:rPr>
          <w:i w:val="0"/>
          <w:iCs w:val="0"/>
        </w:rPr>
        <w:fldChar w:fldCharType="end"/>
      </w:r>
      <w:r w:rsidR="00CA7A33">
        <w:rPr>
          <w:i w:val="0"/>
          <w:iCs w:val="0"/>
        </w:rPr>
        <w:t xml:space="preserve"> – generowanie maski</w:t>
      </w:r>
    </w:p>
    <w:p w14:paraId="24991768" w14:textId="77777777" w:rsidR="00C76336" w:rsidRDefault="00C76336" w:rsidP="00C76336">
      <w:pPr>
        <w:keepNext/>
        <w:jc w:val="both"/>
      </w:pPr>
      <w:r>
        <w:rPr>
          <w:noProof/>
        </w:rPr>
        <w:drawing>
          <wp:inline distT="0" distB="0" distL="0" distR="0" wp14:anchorId="6092B91A" wp14:editId="58CC9457">
            <wp:extent cx="5760720" cy="2871470"/>
            <wp:effectExtent l="0" t="0" r="0" b="5080"/>
            <wp:docPr id="130204423"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23" name="Obraz 4" descr="Obraz zawierający tekst, zrzut ekranu, Czcionka, oprogramowanie&#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7439DBE2" w14:textId="22F09B37" w:rsidR="00C76336" w:rsidRDefault="00C76336" w:rsidP="00C76336">
      <w:pPr>
        <w:pStyle w:val="Legenda"/>
        <w:jc w:val="both"/>
        <w:rPr>
          <w:i w:val="0"/>
          <w:iCs w:val="0"/>
        </w:rPr>
      </w:pPr>
      <w:r w:rsidRPr="00C76336">
        <w:rPr>
          <w:i w:val="0"/>
          <w:iCs w:val="0"/>
        </w:rPr>
        <w:t>Źródło: opracowanie własne</w:t>
      </w:r>
    </w:p>
    <w:p w14:paraId="465F5D14" w14:textId="10F357DE" w:rsidR="00C76336" w:rsidRPr="00C76336" w:rsidRDefault="00C76336" w:rsidP="00C76336">
      <w:pPr>
        <w:jc w:val="both"/>
      </w:pPr>
      <w:r>
        <w:lastRenderedPageBreak/>
        <w:tab/>
        <w:t xml:space="preserve">Niektóre z obrazów zawartych w zbiorze danych HAM 10000 posiadały czarną otoczkę u krawędzi. Technika centrowania </w:t>
      </w:r>
      <w:r w:rsidR="008A65BB">
        <w:t xml:space="preserve">użyteczna </w:t>
      </w:r>
      <w:r>
        <w:t xml:space="preserve">jest, </w:t>
      </w:r>
      <w:r w:rsidR="008A65BB">
        <w:t>kiedy kontrast między ciemnymi, a jasnymi elementami zdjęcia jest znaczny (np. na pewne z nich pada cień)</w:t>
      </w:r>
      <w:r>
        <w:t xml:space="preserve">. Jeśli dany obraz zawiera pewne artefakty, takie jak właśnie czarna otoczka, będą one miały wpływ na centrowanie i nie będzie ono skuteczne. Funkcja </w:t>
      </w:r>
      <w:proofErr w:type="spellStart"/>
      <w:r>
        <w:t>generate_mask</w:t>
      </w:r>
      <w:proofErr w:type="spellEnd"/>
      <w:r>
        <w:t xml:space="preserve"> maskuje te obszary, tak aby algorytm centrowania mógł skupić się na pikselach stanowiących interesującą go część obrazu.</w:t>
      </w:r>
    </w:p>
    <w:p w14:paraId="2C07E13D" w14:textId="4FD7ACA2" w:rsidR="00AE4D5B" w:rsidRPr="00AE4D5B" w:rsidRDefault="00AE4D5B" w:rsidP="00AE4D5B">
      <w:pPr>
        <w:pStyle w:val="Legenda"/>
        <w:keepNext/>
        <w:jc w:val="right"/>
        <w:rPr>
          <w:i w:val="0"/>
          <w:iCs w:val="0"/>
        </w:rPr>
      </w:pPr>
      <w:r w:rsidRPr="00AE4D5B">
        <w:rPr>
          <w:i w:val="0"/>
          <w:iCs w:val="0"/>
        </w:rPr>
        <w:t xml:space="preserve">Rysunek </w:t>
      </w:r>
      <w:r w:rsidRPr="00AE4D5B">
        <w:rPr>
          <w:i w:val="0"/>
          <w:iCs w:val="0"/>
        </w:rPr>
        <w:fldChar w:fldCharType="begin"/>
      </w:r>
      <w:r w:rsidRPr="00AE4D5B">
        <w:rPr>
          <w:i w:val="0"/>
          <w:iCs w:val="0"/>
        </w:rPr>
        <w:instrText xml:space="preserve"> SEQ Rysunek \* ARABIC </w:instrText>
      </w:r>
      <w:r w:rsidRPr="00AE4D5B">
        <w:rPr>
          <w:i w:val="0"/>
          <w:iCs w:val="0"/>
        </w:rPr>
        <w:fldChar w:fldCharType="separate"/>
      </w:r>
      <w:ins w:id="381" w:author="Marek Małek" w:date="2024-01-31T17:31:00Z">
        <w:r w:rsidR="00FB4259">
          <w:rPr>
            <w:i w:val="0"/>
            <w:iCs w:val="0"/>
            <w:noProof/>
          </w:rPr>
          <w:t>17</w:t>
        </w:r>
      </w:ins>
      <w:del w:id="382" w:author="Marek Małek" w:date="2024-01-31T17:31:00Z">
        <w:r w:rsidR="00821019" w:rsidDel="00FB4259">
          <w:rPr>
            <w:i w:val="0"/>
            <w:iCs w:val="0"/>
            <w:noProof/>
          </w:rPr>
          <w:delText>16</w:delText>
        </w:r>
      </w:del>
      <w:r w:rsidRPr="00AE4D5B">
        <w:rPr>
          <w:i w:val="0"/>
          <w:iCs w:val="0"/>
        </w:rPr>
        <w:fldChar w:fldCharType="end"/>
      </w:r>
      <w:r w:rsidR="008A7DE2">
        <w:rPr>
          <w:i w:val="0"/>
          <w:iCs w:val="0"/>
        </w:rPr>
        <w:t xml:space="preserve"> – centrowanie obrazu</w:t>
      </w:r>
    </w:p>
    <w:p w14:paraId="622F7ABA" w14:textId="77777777" w:rsidR="00AE4D5B" w:rsidRDefault="00AE4D5B" w:rsidP="00AE4D5B">
      <w:pPr>
        <w:keepNext/>
        <w:jc w:val="both"/>
      </w:pPr>
      <w:r>
        <w:rPr>
          <w:noProof/>
        </w:rPr>
        <w:drawing>
          <wp:inline distT="0" distB="0" distL="0" distR="0" wp14:anchorId="35E627A2" wp14:editId="7949036F">
            <wp:extent cx="5760720" cy="1657350"/>
            <wp:effectExtent l="0" t="0" r="0" b="0"/>
            <wp:docPr id="1902908696"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8696" name="Obraz 3" descr="Obraz zawierający tekst, zrzut ekranu, Czcionk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14:paraId="5D5B28A0" w14:textId="69D6BDB0" w:rsidR="00464AAB" w:rsidRDefault="00AE4D5B" w:rsidP="00AE4D5B">
      <w:pPr>
        <w:pStyle w:val="Legenda"/>
        <w:jc w:val="both"/>
        <w:rPr>
          <w:i w:val="0"/>
          <w:iCs w:val="0"/>
        </w:rPr>
      </w:pPr>
      <w:r w:rsidRPr="00AE4D5B">
        <w:rPr>
          <w:i w:val="0"/>
          <w:iCs w:val="0"/>
        </w:rPr>
        <w:t>Źródło: opracowanie własne</w:t>
      </w:r>
    </w:p>
    <w:p w14:paraId="73C1978E" w14:textId="72183CA0" w:rsidR="00C76336" w:rsidRPr="00C76336" w:rsidRDefault="00815BFE" w:rsidP="00815BFE">
      <w:r>
        <w:tab/>
        <w:t>Istotą pokazanego tu kodu jest przemieszczenie wartości pikseli obrazu tak, aby były skupione wokół średniej wartości równej 0.</w:t>
      </w:r>
    </w:p>
    <w:p w14:paraId="6108E74B" w14:textId="4FFBA5CE" w:rsidR="00597A2C" w:rsidRDefault="004824DC" w:rsidP="00597A2C">
      <w:pPr>
        <w:pStyle w:val="Nagwek2"/>
      </w:pPr>
      <w:bookmarkStart w:id="383" w:name="_Toc157618387"/>
      <w:r>
        <w:t>Wizualne p</w:t>
      </w:r>
      <w:r w:rsidR="000D2318">
        <w:t>orównanie wyników</w:t>
      </w:r>
      <w:bookmarkEnd w:id="383"/>
    </w:p>
    <w:p w14:paraId="1DA9EE7E" w14:textId="7BE29CC2" w:rsidR="00AC453B" w:rsidRDefault="00AC453B" w:rsidP="00AC453B">
      <w:pPr>
        <w:ind w:firstLine="576"/>
        <w:jc w:val="both"/>
      </w:pPr>
      <w:bookmarkStart w:id="384" w:name="_Toc124942225"/>
      <w:bookmarkEnd w:id="384"/>
      <w:r>
        <w:t>Średnia dokładność wytrenowanych sieci osiągnęła rząd 80%, jednak najlepsze z nich przekroczyły 82%. Między architekturami InceptionResNetV2 i Xception wystąpiły nieznaczne różnice na korzyść pierwszej z nich, co zostanie szerzej opisane w następnym rozdziale. Wymienione wcześniej liczby odwołuję się do dokładności ogólnej, a nie w poszczególnych klasach. Jest to szczególnie istotne w problemach dotyczących medycyny, ponieważ nawet 100% dokładności w wykrywaniu łagodnych zmian skórnych nie czyni dobrego klasyfikatora, jeśli nie potrafił poprawnie skategoryzować zmiany złośliwej. Więcej na ten temat również znajdzie się w kolejnym rozdziale.</w:t>
      </w:r>
    </w:p>
    <w:p w14:paraId="11499DE8" w14:textId="76B88FB5" w:rsidR="00E702EE" w:rsidRDefault="00AC453B" w:rsidP="00E702EE">
      <w:pPr>
        <w:ind w:firstLine="576"/>
        <w:jc w:val="both"/>
      </w:pPr>
      <w:r>
        <w:t xml:space="preserve">Pewne wnioski wypłynęły jednak nawet zanim przeprowadzono </w:t>
      </w:r>
      <w:commentRangeStart w:id="385"/>
      <w:commentRangeStart w:id="386"/>
      <w:r>
        <w:t xml:space="preserve">statystyczne </w:t>
      </w:r>
      <w:commentRangeEnd w:id="385"/>
      <w:r w:rsidR="005F7080">
        <w:rPr>
          <w:rStyle w:val="Odwoaniedokomentarza"/>
        </w:rPr>
        <w:commentReference w:id="385"/>
      </w:r>
      <w:commentRangeEnd w:id="386"/>
      <w:r w:rsidR="007A515E">
        <w:rPr>
          <w:rStyle w:val="Odwoaniedokomentarza"/>
        </w:rPr>
        <w:commentReference w:id="386"/>
      </w:r>
      <w:r>
        <w:t>porównanie modeli. Wizualna inspekcja diagramów dokładności ujawnia pewne różnice w tym jak w poszczególnych wariacjach zmieniała się owa dokładność</w:t>
      </w:r>
      <w:r w:rsidR="00153645">
        <w:t>. Na kolejnych rysunkach pokazano najbardziej interesujące wykresy reprezentatywne dla całego zbioru:</w:t>
      </w:r>
    </w:p>
    <w:p w14:paraId="667B851E" w14:textId="77777777" w:rsidR="004E465D" w:rsidRDefault="004E465D" w:rsidP="004E465D">
      <w:pPr>
        <w:pStyle w:val="Legenda"/>
        <w:keepNext/>
        <w:jc w:val="both"/>
        <w:sectPr w:rsidR="004E465D" w:rsidSect="003076E1">
          <w:footerReference w:type="default" r:id="rId30"/>
          <w:footerReference w:type="first" r:id="rId31"/>
          <w:pgSz w:w="11906" w:h="16838"/>
          <w:pgMar w:top="1417" w:right="1417" w:bottom="1417" w:left="1417" w:header="708" w:footer="708" w:gutter="0"/>
          <w:pgNumType w:start="0"/>
          <w:cols w:space="708"/>
          <w:titlePg/>
          <w:docGrid w:linePitch="360"/>
        </w:sectPr>
      </w:pPr>
    </w:p>
    <w:p w14:paraId="1B6C3C4D" w14:textId="065E457B" w:rsidR="004E465D" w:rsidRPr="004E465D" w:rsidRDefault="004E465D" w:rsidP="004E465D">
      <w:pPr>
        <w:pStyle w:val="Legenda"/>
        <w:keepNext/>
        <w:ind w:firstLine="576"/>
        <w:jc w:val="right"/>
        <w:rPr>
          <w:i w:val="0"/>
          <w:iCs w:val="0"/>
        </w:rPr>
      </w:pPr>
      <w:r w:rsidRPr="004E465D">
        <w:rPr>
          <w:i w:val="0"/>
          <w:iCs w:val="0"/>
        </w:rPr>
        <w:lastRenderedPageBreak/>
        <w:t xml:space="preserve">Rysunek </w:t>
      </w:r>
      <w:r w:rsidRPr="004E465D">
        <w:rPr>
          <w:i w:val="0"/>
          <w:iCs w:val="0"/>
        </w:rPr>
        <w:fldChar w:fldCharType="begin"/>
      </w:r>
      <w:r w:rsidRPr="004E465D">
        <w:rPr>
          <w:i w:val="0"/>
          <w:iCs w:val="0"/>
        </w:rPr>
        <w:instrText xml:space="preserve"> SEQ Rysunek \* ARABIC </w:instrText>
      </w:r>
      <w:r w:rsidRPr="004E465D">
        <w:rPr>
          <w:i w:val="0"/>
          <w:iCs w:val="0"/>
        </w:rPr>
        <w:fldChar w:fldCharType="separate"/>
      </w:r>
      <w:ins w:id="395" w:author="Marek Małek" w:date="2024-01-31T17:31:00Z">
        <w:r w:rsidR="00FB4259">
          <w:rPr>
            <w:i w:val="0"/>
            <w:iCs w:val="0"/>
            <w:noProof/>
          </w:rPr>
          <w:t>18</w:t>
        </w:r>
      </w:ins>
      <w:del w:id="396" w:author="Marek Małek" w:date="2024-01-31T17:31:00Z">
        <w:r w:rsidR="00821019" w:rsidDel="00FB4259">
          <w:rPr>
            <w:i w:val="0"/>
            <w:iCs w:val="0"/>
            <w:noProof/>
          </w:rPr>
          <w:delText>17</w:delText>
        </w:r>
      </w:del>
      <w:r w:rsidRPr="004E465D">
        <w:rPr>
          <w:i w:val="0"/>
          <w:iCs w:val="0"/>
        </w:rPr>
        <w:fldChar w:fldCharType="end"/>
      </w:r>
    </w:p>
    <w:p w14:paraId="6B3313DC" w14:textId="77777777" w:rsidR="004E465D" w:rsidRDefault="00153645" w:rsidP="004E465D">
      <w:pPr>
        <w:keepNext/>
        <w:jc w:val="both"/>
      </w:pPr>
      <w:r>
        <w:rPr>
          <w:noProof/>
        </w:rPr>
        <w:drawing>
          <wp:inline distT="0" distB="0" distL="0" distR="0" wp14:anchorId="4748019D" wp14:editId="21C69421">
            <wp:extent cx="2686031" cy="2695575"/>
            <wp:effectExtent l="0" t="0" r="635" b="0"/>
            <wp:docPr id="1319388791" name="Obraz 6"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91" name="Obraz 6" descr="Obraz zawierający tekst, Wykres, linia, diagram&#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2694119" cy="2703692"/>
                    </a:xfrm>
                    <a:prstGeom prst="rect">
                      <a:avLst/>
                    </a:prstGeom>
                  </pic:spPr>
                </pic:pic>
              </a:graphicData>
            </a:graphic>
          </wp:inline>
        </w:drawing>
      </w:r>
    </w:p>
    <w:p w14:paraId="76D23830" w14:textId="0C33C997" w:rsidR="004E465D" w:rsidRPr="004E465D" w:rsidRDefault="004E465D" w:rsidP="004E465D">
      <w:pPr>
        <w:pStyle w:val="Legenda"/>
        <w:jc w:val="both"/>
        <w:rPr>
          <w:i w:val="0"/>
          <w:iCs w:val="0"/>
        </w:rPr>
      </w:pPr>
      <w:r w:rsidRPr="004E465D">
        <w:rPr>
          <w:i w:val="0"/>
          <w:iCs w:val="0"/>
        </w:rPr>
        <w:t>Źródło: opracowanie własne</w:t>
      </w:r>
    </w:p>
    <w:p w14:paraId="79C28238" w14:textId="39662F23" w:rsidR="004E465D" w:rsidRPr="00B0456E" w:rsidRDefault="004E465D" w:rsidP="004E465D">
      <w:pPr>
        <w:pStyle w:val="Legenda"/>
        <w:keepNext/>
        <w:jc w:val="right"/>
        <w:rPr>
          <w:i w:val="0"/>
          <w:iCs w:val="0"/>
          <w:lang w:val="en-GB"/>
        </w:rPr>
      </w:pPr>
      <w:proofErr w:type="spellStart"/>
      <w:r w:rsidRPr="00B0456E">
        <w:rPr>
          <w:i w:val="0"/>
          <w:iCs w:val="0"/>
          <w:lang w:val="en-GB"/>
        </w:rPr>
        <w:t>Rysunek</w:t>
      </w:r>
      <w:proofErr w:type="spellEnd"/>
      <w:r w:rsidRPr="00B0456E">
        <w:rPr>
          <w:i w:val="0"/>
          <w:iCs w:val="0"/>
          <w:lang w:val="en-GB"/>
        </w:rPr>
        <w:t xml:space="preserve"> </w:t>
      </w:r>
      <w:r w:rsidRPr="004E465D">
        <w:rPr>
          <w:i w:val="0"/>
          <w:iCs w:val="0"/>
        </w:rPr>
        <w:fldChar w:fldCharType="begin"/>
      </w:r>
      <w:r w:rsidRPr="00B0456E">
        <w:rPr>
          <w:i w:val="0"/>
          <w:iCs w:val="0"/>
          <w:lang w:val="en-GB"/>
        </w:rPr>
        <w:instrText xml:space="preserve"> SEQ Rysunek \* ARABIC </w:instrText>
      </w:r>
      <w:r w:rsidRPr="004E465D">
        <w:rPr>
          <w:i w:val="0"/>
          <w:iCs w:val="0"/>
        </w:rPr>
        <w:fldChar w:fldCharType="separate"/>
      </w:r>
      <w:ins w:id="397" w:author="Marek Małek" w:date="2024-01-31T17:31:00Z">
        <w:r w:rsidR="00FB4259">
          <w:rPr>
            <w:i w:val="0"/>
            <w:iCs w:val="0"/>
            <w:noProof/>
            <w:lang w:val="en-GB"/>
          </w:rPr>
          <w:t>19</w:t>
        </w:r>
      </w:ins>
      <w:del w:id="398" w:author="Marek Małek" w:date="2024-01-31T17:31:00Z">
        <w:r w:rsidR="00821019" w:rsidDel="00FB4259">
          <w:rPr>
            <w:i w:val="0"/>
            <w:iCs w:val="0"/>
            <w:noProof/>
            <w:lang w:val="en-GB"/>
          </w:rPr>
          <w:delText>18</w:delText>
        </w:r>
      </w:del>
      <w:r w:rsidRPr="004E465D">
        <w:rPr>
          <w:i w:val="0"/>
          <w:iCs w:val="0"/>
        </w:rPr>
        <w:fldChar w:fldCharType="end"/>
      </w:r>
    </w:p>
    <w:p w14:paraId="7471E048" w14:textId="77777777" w:rsidR="004E465D" w:rsidRDefault="00153645" w:rsidP="004E465D">
      <w:pPr>
        <w:keepNext/>
        <w:jc w:val="both"/>
      </w:pPr>
      <w:r>
        <w:rPr>
          <w:noProof/>
        </w:rPr>
        <w:drawing>
          <wp:inline distT="0" distB="0" distL="0" distR="0" wp14:anchorId="3E23CD64" wp14:editId="15C123FB">
            <wp:extent cx="2695575" cy="2667000"/>
            <wp:effectExtent l="0" t="0" r="9525" b="0"/>
            <wp:docPr id="136456544" name="Obraz 8"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544" name="Obraz 8" descr="Obraz zawierający tekst, Wykres, linia, diagram&#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2713080" cy="2684319"/>
                    </a:xfrm>
                    <a:prstGeom prst="rect">
                      <a:avLst/>
                    </a:prstGeom>
                  </pic:spPr>
                </pic:pic>
              </a:graphicData>
            </a:graphic>
          </wp:inline>
        </w:drawing>
      </w:r>
    </w:p>
    <w:p w14:paraId="2BAEAB03" w14:textId="1F90AC73" w:rsidR="004E465D" w:rsidRPr="004E465D" w:rsidRDefault="004E465D" w:rsidP="004E465D">
      <w:pPr>
        <w:pStyle w:val="Legenda"/>
        <w:jc w:val="both"/>
        <w:rPr>
          <w:i w:val="0"/>
          <w:iCs w:val="0"/>
        </w:rPr>
        <w:sectPr w:rsidR="004E465D" w:rsidRPr="004E465D" w:rsidSect="003076E1">
          <w:type w:val="continuous"/>
          <w:pgSz w:w="11906" w:h="16838"/>
          <w:pgMar w:top="1417" w:right="1417" w:bottom="1417" w:left="1417" w:header="708" w:footer="708" w:gutter="0"/>
          <w:pgNumType w:start="0"/>
          <w:cols w:num="2" w:space="708"/>
          <w:titlePg/>
          <w:docGrid w:linePitch="360"/>
          <w:sectPrChange w:id="399" w:author="Marek Małek" w:date="2024-01-31T18:32:00Z">
            <w:sectPr w:rsidR="004E465D" w:rsidRPr="004E465D" w:rsidSect="003076E1">
              <w:pgMar w:top="1417" w:right="1417" w:bottom="1417" w:left="1417" w:header="708" w:footer="708" w:gutter="0"/>
              <w:pgNumType w:start="0"/>
            </w:sectPr>
          </w:sectPrChange>
        </w:sectPr>
      </w:pPr>
      <w:r w:rsidRPr="004E465D">
        <w:rPr>
          <w:i w:val="0"/>
          <w:iCs w:val="0"/>
        </w:rPr>
        <w:t xml:space="preserve">Źródło: opracowanie własne </w:t>
      </w:r>
    </w:p>
    <w:p w14:paraId="0A3534E9" w14:textId="17F7910D" w:rsidR="00D643A3" w:rsidRDefault="002554BD" w:rsidP="00D643A3">
      <w:pPr>
        <w:jc w:val="both"/>
      </w:pPr>
      <w:r>
        <w:tab/>
        <w:t>Już między rysunkiem 1</w:t>
      </w:r>
      <w:del w:id="400" w:author="Marek Małek" w:date="2024-01-31T17:54:00Z">
        <w:r w:rsidDel="0035166A">
          <w:delText>3</w:delText>
        </w:r>
      </w:del>
      <w:ins w:id="401" w:author="Marek Małek" w:date="2024-01-31T17:54:00Z">
        <w:r w:rsidR="0035166A">
          <w:t>8</w:t>
        </w:r>
      </w:ins>
      <w:r>
        <w:t>, a 1</w:t>
      </w:r>
      <w:del w:id="402" w:author="Marek Małek" w:date="2024-01-31T17:54:00Z">
        <w:r w:rsidDel="0035166A">
          <w:delText>4</w:delText>
        </w:r>
      </w:del>
      <w:ins w:id="403" w:author="Marek Małek" w:date="2024-01-31T17:54:00Z">
        <w:r w:rsidR="0035166A">
          <w:t>9</w:t>
        </w:r>
      </w:ins>
      <w:r>
        <w:t xml:space="preserve"> widać pewne różnice</w:t>
      </w:r>
      <w:r w:rsidR="00605BB9">
        <w:t xml:space="preserve">. Pierwszy z nich odpowiada notebookowi o nazwie: </w:t>
      </w:r>
      <w:r w:rsidR="00605BB9" w:rsidRPr="00605BB9">
        <w:t>1_whole_model_trainable</w:t>
      </w:r>
      <w:r w:rsidR="00605BB9">
        <w:t xml:space="preserve">, a drugi: </w:t>
      </w:r>
      <w:r w:rsidR="00605BB9" w:rsidRPr="00605BB9">
        <w:t>2_only_bottom_half_layers_trainable</w:t>
      </w:r>
      <w:r w:rsidR="00605BB9">
        <w:t xml:space="preserve">. Trening, </w:t>
      </w:r>
      <w:r>
        <w:t>w którym zdecydowano się na zamrożenie części sieci wykazał się większą stabilnością wag.</w:t>
      </w:r>
      <w:r w:rsidR="00605BB9">
        <w:t xml:space="preserve"> Podobna tendencja została uwidoczniona na kilku kolejnych wykresach.</w:t>
      </w:r>
    </w:p>
    <w:p w14:paraId="35F297B8" w14:textId="09FF8F70" w:rsidR="00D643A3" w:rsidRPr="00D643A3" w:rsidRDefault="00D643A3" w:rsidP="00D643A3">
      <w:pPr>
        <w:jc w:val="both"/>
        <w:sectPr w:rsidR="00D643A3" w:rsidRPr="00D643A3" w:rsidSect="003076E1">
          <w:type w:val="continuous"/>
          <w:pgSz w:w="11906" w:h="16838"/>
          <w:pgMar w:top="1417" w:right="1417" w:bottom="1417" w:left="1417" w:header="708" w:footer="708" w:gutter="0"/>
          <w:pgNumType w:start="0"/>
          <w:cols w:space="708"/>
          <w:titlePg/>
          <w:docGrid w:linePitch="360"/>
        </w:sectPr>
      </w:pPr>
    </w:p>
    <w:p w14:paraId="35C09DA9" w14:textId="74AF02B6"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04" w:author="Marek Małek" w:date="2024-01-31T17:31:00Z">
        <w:r w:rsidR="00FB4259">
          <w:rPr>
            <w:i w:val="0"/>
            <w:iCs w:val="0"/>
            <w:noProof/>
            <w:lang w:val="en-GB"/>
          </w:rPr>
          <w:t>20</w:t>
        </w:r>
      </w:ins>
      <w:del w:id="405" w:author="Marek Małek" w:date="2024-01-31T17:31:00Z">
        <w:r w:rsidR="00821019" w:rsidDel="00FB4259">
          <w:rPr>
            <w:i w:val="0"/>
            <w:iCs w:val="0"/>
            <w:noProof/>
            <w:lang w:val="en-GB"/>
          </w:rPr>
          <w:delText>19</w:delText>
        </w:r>
      </w:del>
      <w:r w:rsidRPr="00605BB9">
        <w:rPr>
          <w:i w:val="0"/>
          <w:iCs w:val="0"/>
        </w:rPr>
        <w:fldChar w:fldCharType="end"/>
      </w:r>
    </w:p>
    <w:p w14:paraId="2B45CF2A" w14:textId="77777777" w:rsidR="00605BB9" w:rsidRDefault="00E702EE" w:rsidP="00605BB9">
      <w:pPr>
        <w:keepNext/>
        <w:jc w:val="both"/>
      </w:pPr>
      <w:r>
        <w:rPr>
          <w:noProof/>
        </w:rPr>
        <w:drawing>
          <wp:inline distT="0" distB="0" distL="0" distR="0" wp14:anchorId="535EB5F4" wp14:editId="00AEB9B0">
            <wp:extent cx="2686050" cy="2657577"/>
            <wp:effectExtent l="0" t="0" r="0" b="9525"/>
            <wp:docPr id="1194382485" name="Obraz 9"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2485" name="Obraz 9" descr="Obraz zawierający tekst, Wykres, linia,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2747577" cy="2718451"/>
                    </a:xfrm>
                    <a:prstGeom prst="rect">
                      <a:avLst/>
                    </a:prstGeom>
                  </pic:spPr>
                </pic:pic>
              </a:graphicData>
            </a:graphic>
          </wp:inline>
        </w:drawing>
      </w:r>
    </w:p>
    <w:p w14:paraId="56FAD7B8" w14:textId="54EF95B6" w:rsidR="00605BB9" w:rsidRPr="00605BB9" w:rsidRDefault="00605BB9" w:rsidP="00605BB9">
      <w:pPr>
        <w:pStyle w:val="Legenda"/>
        <w:jc w:val="both"/>
        <w:rPr>
          <w:i w:val="0"/>
          <w:iCs w:val="0"/>
        </w:rPr>
      </w:pPr>
      <w:r w:rsidRPr="00605BB9">
        <w:rPr>
          <w:i w:val="0"/>
          <w:iCs w:val="0"/>
        </w:rPr>
        <w:t>Źródło: opracowanie własne</w:t>
      </w:r>
    </w:p>
    <w:p w14:paraId="70329CE3" w14:textId="676054BE"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06" w:author="Marek Małek" w:date="2024-01-31T17:31:00Z">
        <w:r w:rsidR="00FB4259">
          <w:rPr>
            <w:i w:val="0"/>
            <w:iCs w:val="0"/>
            <w:noProof/>
            <w:lang w:val="en-GB"/>
          </w:rPr>
          <w:t>21</w:t>
        </w:r>
      </w:ins>
      <w:del w:id="407" w:author="Marek Małek" w:date="2024-01-31T17:31:00Z">
        <w:r w:rsidR="00821019" w:rsidDel="00FB4259">
          <w:rPr>
            <w:i w:val="0"/>
            <w:iCs w:val="0"/>
            <w:noProof/>
            <w:lang w:val="en-GB"/>
          </w:rPr>
          <w:delText>20</w:delText>
        </w:r>
      </w:del>
      <w:r w:rsidRPr="00605BB9">
        <w:rPr>
          <w:i w:val="0"/>
          <w:iCs w:val="0"/>
        </w:rPr>
        <w:fldChar w:fldCharType="end"/>
      </w:r>
    </w:p>
    <w:p w14:paraId="4588BCBB" w14:textId="77777777" w:rsidR="00605BB9" w:rsidRDefault="00605BB9" w:rsidP="00605BB9">
      <w:pPr>
        <w:keepNext/>
        <w:jc w:val="both"/>
      </w:pPr>
      <w:r>
        <w:rPr>
          <w:noProof/>
        </w:rPr>
        <w:drawing>
          <wp:inline distT="0" distB="0" distL="0" distR="0" wp14:anchorId="678956F7" wp14:editId="141811C6">
            <wp:extent cx="2667000" cy="2619796"/>
            <wp:effectExtent l="0" t="0" r="0" b="9525"/>
            <wp:docPr id="39919944" name="Obraz 10"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944" name="Obraz 10" descr="Obraz zawierający tekst, Wykres, linia, diagram&#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2694825" cy="2647128"/>
                    </a:xfrm>
                    <a:prstGeom prst="rect">
                      <a:avLst/>
                    </a:prstGeom>
                  </pic:spPr>
                </pic:pic>
              </a:graphicData>
            </a:graphic>
          </wp:inline>
        </w:drawing>
      </w:r>
    </w:p>
    <w:p w14:paraId="4129A8E9" w14:textId="5D92855B" w:rsidR="00E702EE" w:rsidRPr="00605BB9" w:rsidRDefault="00605BB9" w:rsidP="00605BB9">
      <w:pPr>
        <w:pStyle w:val="Legenda"/>
        <w:jc w:val="both"/>
        <w:rPr>
          <w:i w:val="0"/>
          <w:iCs w:val="0"/>
        </w:rPr>
      </w:pPr>
      <w:r w:rsidRPr="00605BB9">
        <w:rPr>
          <w:i w:val="0"/>
          <w:iCs w:val="0"/>
        </w:rPr>
        <w:t>Źródło: opracowanie własne</w:t>
      </w:r>
    </w:p>
    <w:p w14:paraId="35F7F1AE" w14:textId="77777777" w:rsidR="00EE21EC" w:rsidRDefault="00EE21EC" w:rsidP="00EE21EC">
      <w:pPr>
        <w:sectPr w:rsidR="00EE21EC" w:rsidSect="003076E1">
          <w:type w:val="continuous"/>
          <w:pgSz w:w="11906" w:h="16838"/>
          <w:pgMar w:top="1417" w:right="1417" w:bottom="1417" w:left="1417" w:header="708" w:footer="708" w:gutter="0"/>
          <w:pgNumType w:start="0"/>
          <w:cols w:num="2" w:space="708"/>
          <w:titlePg/>
          <w:docGrid w:linePitch="360"/>
        </w:sectPr>
      </w:pPr>
    </w:p>
    <w:p w14:paraId="407AA174" w14:textId="6689EA64" w:rsidR="00EE21EC" w:rsidRDefault="00EE21EC" w:rsidP="00EE21EC">
      <w:pPr>
        <w:ind w:firstLine="708"/>
        <w:jc w:val="both"/>
      </w:pPr>
      <w:r>
        <w:t xml:space="preserve">Rysunki </w:t>
      </w:r>
      <w:del w:id="408" w:author="Marek Małek" w:date="2024-01-31T17:54:00Z">
        <w:r w:rsidDel="0035166A">
          <w:delText>15</w:delText>
        </w:r>
      </w:del>
      <w:ins w:id="409" w:author="Marek Małek" w:date="2024-01-31T17:54:00Z">
        <w:r w:rsidR="0035166A">
          <w:t>20</w:t>
        </w:r>
      </w:ins>
      <w:r>
        <w:t xml:space="preserve"> i </w:t>
      </w:r>
      <w:del w:id="410" w:author="Marek Małek" w:date="2024-01-31T17:54:00Z">
        <w:r w:rsidDel="0035166A">
          <w:delText xml:space="preserve">16 </w:delText>
        </w:r>
      </w:del>
      <w:ins w:id="411" w:author="Marek Małek" w:date="2024-01-31T17:54:00Z">
        <w:r w:rsidR="0035166A">
          <w:t xml:space="preserve">21 </w:t>
        </w:r>
      </w:ins>
      <w:r>
        <w:t>pokazują, co stało się, kiedy dodano moduły uwagi do dwóch pierwszych sieci. Również tutaj widać, że stabilność treningu wzrosła, chociaż w pierwszym przypadku można dostrzec też pewne symptomy tzw. overfittingu.</w:t>
      </w:r>
    </w:p>
    <w:p w14:paraId="10DA3901" w14:textId="754A132F" w:rsidR="00DB7860" w:rsidRDefault="007A515E" w:rsidP="00EE21EC">
      <w:pPr>
        <w:ind w:firstLine="708"/>
        <w:jc w:val="both"/>
      </w:pPr>
      <w:ins w:id="412" w:author="Marek Małek" w:date="2024-01-31T17:49:00Z">
        <w:r>
          <w:lastRenderedPageBreak/>
          <w:t>W niniejszej pracy wygenerowano znaczną liczbę wykresów ilustrujących ró</w:t>
        </w:r>
      </w:ins>
      <w:ins w:id="413" w:author="Marek Małek" w:date="2024-01-31T17:50:00Z">
        <w:r>
          <w:t xml:space="preserve">żne aspekty przeprowadzonych eksperymentów. Jednakże, z uwagi na ich podobieństwo do wykresów już zaprezentowanych, postanowiono </w:t>
        </w:r>
      </w:ins>
      <w:ins w:id="414" w:author="Marek Małek" w:date="2024-01-31T17:51:00Z">
        <w:r>
          <w:t xml:space="preserve">skupić się na najistotniejszych. Zaobserwowano wyraźną tendencję, zgodnie z którą kolejne modyfikacje, takie jak alternatywna inicjalizacja hiperparametrów czy centrowanie próbek, przyczyniały się do </w:t>
        </w:r>
      </w:ins>
      <w:ins w:id="415" w:author="Marek Małek" w:date="2024-01-31T17:52:00Z">
        <w:r>
          <w:t>nieznacznego wzrostu skuteczności modeli. Ponadto, włączenie modułu uwagi skutkowało stabilizacją procesu uczenia, co stanowi dowód na to, że jego zastosowanie pozwala na lepszą adaptację sieci neuronowej do danych, poprzez zminimalizowanie dopasowywania się do szumu i efektywnie</w:t>
        </w:r>
      </w:ins>
      <w:ins w:id="416" w:author="Marek Małek" w:date="2024-01-31T17:53:00Z">
        <w:r>
          <w:t>jsze wychwytywanie ważnych informacji.</w:t>
        </w:r>
      </w:ins>
      <w:commentRangeStart w:id="417"/>
      <w:del w:id="418" w:author="Marek Małek" w:date="2024-01-31T17:53:00Z">
        <w:r w:rsidR="00DB7860" w:rsidDel="008F0CAC">
          <w:delText xml:space="preserve">Wygenerowano znacznie więcej tego typu wykresów, jednak kolejne przypominają </w:delText>
        </w:r>
        <w:r w:rsidR="00DA797E" w:rsidDel="008F0CAC">
          <w:delText>te</w:delText>
        </w:r>
        <w:r w:rsidR="00DB7860" w:rsidDel="008F0CAC">
          <w:delText xml:space="preserve"> już pokazane. Tendencja była dość jasna – kolejne usprawnienia, </w:delText>
        </w:r>
        <w:r w:rsidR="00DA797E" w:rsidDel="008F0CAC">
          <w:delText xml:space="preserve">w rodzaju </w:delText>
        </w:r>
        <w:r w:rsidR="00DB7860" w:rsidDel="008F0CAC">
          <w:delText>alternatywn</w:delText>
        </w:r>
        <w:r w:rsidR="00DA797E" w:rsidDel="008F0CAC">
          <w:delText>ej</w:delText>
        </w:r>
        <w:r w:rsidR="00DB7860" w:rsidDel="008F0CAC">
          <w:delText xml:space="preserve"> inicjalizacj</w:delText>
        </w:r>
        <w:r w:rsidR="00DA797E" w:rsidDel="008F0CAC">
          <w:delText>i</w:delText>
        </w:r>
        <w:r w:rsidR="00DB7860" w:rsidDel="008F0CAC">
          <w:delText xml:space="preserve"> hiperparametrów, czy centrowani</w:delText>
        </w:r>
        <w:r w:rsidR="00DA797E" w:rsidDel="008F0CAC">
          <w:delText>a</w:delText>
        </w:r>
        <w:r w:rsidR="00DB7860" w:rsidDel="008F0CAC">
          <w:delText xml:space="preserve"> próbki podnosiły nieznacznie skuteczność, natomiast dodawanie modułu uwagi stabilizowało trening, dowodząc tym samym, że przy jego użyciu sieci rzeczywiście mniej dopasowują się do szumu, i lepiej wychwytują bardziej istotne </w:delText>
        </w:r>
        <w:commentRangeEnd w:id="417"/>
        <w:r w:rsidR="005F7080" w:rsidDel="008F0CAC">
          <w:rPr>
            <w:rStyle w:val="Odwoaniedokomentarza"/>
          </w:rPr>
          <w:commentReference w:id="417"/>
        </w:r>
        <w:r w:rsidR="00DB7860" w:rsidDel="008F0CAC">
          <w:delText>informacje.</w:delText>
        </w:r>
      </w:del>
    </w:p>
    <w:p w14:paraId="1E781F25" w14:textId="3BAB013E" w:rsidR="001E24B7" w:rsidRDefault="001E24B7" w:rsidP="00EE21EC">
      <w:pPr>
        <w:ind w:firstLine="708"/>
        <w:jc w:val="both"/>
      </w:pPr>
      <w:r>
        <w:t>Jeśli chodzi o architekturę Xception, to dzięki wizualnej inspekcji jej wykresów zauważono, że znacznie częściej od InceptionResNetV2</w:t>
      </w:r>
      <w:r w:rsidRPr="001E24B7">
        <w:t xml:space="preserve"> </w:t>
      </w:r>
      <w:r>
        <w:t>występ</w:t>
      </w:r>
      <w:r w:rsidR="00896968">
        <w:t>owało</w:t>
      </w:r>
      <w:r>
        <w:t xml:space="preserve"> w niej zjawisko overfittingu. Diagramy sugerowały także nieco lepszą skuteczność, </w:t>
      </w:r>
      <w:r w:rsidR="007804B3">
        <w:t xml:space="preserve">jednak </w:t>
      </w:r>
      <w:r>
        <w:t>ogólna niestabilność treningu</w:t>
      </w:r>
      <w:r w:rsidR="007804B3">
        <w:t xml:space="preserve"> oraz overfitting</w:t>
      </w:r>
      <w:r>
        <w:t xml:space="preserve"> mogł</w:t>
      </w:r>
      <w:r w:rsidR="007804B3">
        <w:t>y</w:t>
      </w:r>
      <w:r>
        <w:t xml:space="preserve"> prowadzić do wniosku, że w ostatecznym rozrachunku dokładność tej architektury będzie gorsza.</w:t>
      </w:r>
      <w:r w:rsidR="00F31DA7">
        <w:t xml:space="preserve"> Modele z tej rodziny także kilkukrotnie utknęły w tzw. minimum lokalnym, nie ucząc się od początku żadnych reprezentacji.</w:t>
      </w:r>
      <w:r w:rsidR="00896968">
        <w:t xml:space="preserve"> Ostatni rysunek pokazuje wykres krzywej dokładności z treningu sieci Xception, w której użyto jedynie centrowania próbki i wynik ten okazał się najlepszy spośród </w:t>
      </w:r>
      <w:r w:rsidR="006E4CCB">
        <w:t xml:space="preserve">wszystkich jej </w:t>
      </w:r>
      <w:r w:rsidR="00896968">
        <w:t>wariacji.</w:t>
      </w:r>
    </w:p>
    <w:p w14:paraId="386B8930" w14:textId="77777777" w:rsidR="00B813B6" w:rsidRDefault="00B813B6" w:rsidP="00B813B6">
      <w:pPr>
        <w:pStyle w:val="Legenda"/>
        <w:keepNext/>
        <w:jc w:val="both"/>
        <w:sectPr w:rsidR="00B813B6" w:rsidSect="003076E1">
          <w:type w:val="continuous"/>
          <w:pgSz w:w="11906" w:h="16838"/>
          <w:pgMar w:top="1417" w:right="1417" w:bottom="1417" w:left="1417" w:header="708" w:footer="708" w:gutter="0"/>
          <w:pgNumType w:start="26"/>
          <w:cols w:space="708"/>
          <w:titlePg/>
          <w:docGrid w:linePitch="360"/>
          <w:sectPrChange w:id="419" w:author="Marek Małek" w:date="2024-01-31T18:33:00Z">
            <w:sectPr w:rsidR="00B813B6" w:rsidSect="003076E1">
              <w:pgMar w:top="1417" w:right="1417" w:bottom="1417" w:left="1417" w:header="708" w:footer="708" w:gutter="0"/>
            </w:sectPr>
          </w:sectPrChange>
        </w:sectPr>
      </w:pPr>
    </w:p>
    <w:p w14:paraId="7E528090" w14:textId="3D7D40A7"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0" w:author="Marek Małek" w:date="2024-01-31T17:31:00Z">
        <w:r w:rsidR="00FB4259">
          <w:rPr>
            <w:i w:val="0"/>
            <w:iCs w:val="0"/>
            <w:noProof/>
          </w:rPr>
          <w:t>22</w:t>
        </w:r>
      </w:ins>
      <w:del w:id="421" w:author="Marek Małek" w:date="2024-01-31T17:31:00Z">
        <w:r w:rsidR="00821019" w:rsidDel="00FB4259">
          <w:rPr>
            <w:i w:val="0"/>
            <w:iCs w:val="0"/>
            <w:noProof/>
          </w:rPr>
          <w:delText>21</w:delText>
        </w:r>
      </w:del>
      <w:r w:rsidRPr="00B813B6">
        <w:rPr>
          <w:i w:val="0"/>
          <w:iCs w:val="0"/>
        </w:rPr>
        <w:fldChar w:fldCharType="end"/>
      </w:r>
    </w:p>
    <w:p w14:paraId="153BD517" w14:textId="77777777" w:rsidR="00B813B6" w:rsidRDefault="00B813B6" w:rsidP="00B813B6">
      <w:pPr>
        <w:keepNext/>
        <w:jc w:val="both"/>
      </w:pPr>
      <w:r>
        <w:rPr>
          <w:noProof/>
        </w:rPr>
        <w:drawing>
          <wp:inline distT="0" distB="0" distL="0" distR="0" wp14:anchorId="4A40A559" wp14:editId="66F10127">
            <wp:extent cx="2695677" cy="2686050"/>
            <wp:effectExtent l="0" t="0" r="9525" b="0"/>
            <wp:docPr id="1713953983" name="Obraz 1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3983" name="Obraz 10" descr="Obraz zawierający tekst, linia, Wykres, diagram&#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2695677" cy="2686050"/>
                    </a:xfrm>
                    <a:prstGeom prst="rect">
                      <a:avLst/>
                    </a:prstGeom>
                  </pic:spPr>
                </pic:pic>
              </a:graphicData>
            </a:graphic>
          </wp:inline>
        </w:drawing>
      </w:r>
    </w:p>
    <w:p w14:paraId="09D3A3CA" w14:textId="55EC6D56" w:rsidR="00B813B6" w:rsidRPr="00B813B6" w:rsidRDefault="00B813B6" w:rsidP="00B813B6">
      <w:pPr>
        <w:pStyle w:val="Legenda"/>
        <w:jc w:val="both"/>
        <w:rPr>
          <w:i w:val="0"/>
          <w:iCs w:val="0"/>
        </w:rPr>
      </w:pPr>
      <w:r w:rsidRPr="00B813B6">
        <w:rPr>
          <w:i w:val="0"/>
          <w:iCs w:val="0"/>
        </w:rPr>
        <w:t>Źródło: opracowanie własne</w:t>
      </w:r>
    </w:p>
    <w:p w14:paraId="173F2A51" w14:textId="34714398"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2" w:author="Marek Małek" w:date="2024-01-31T17:31:00Z">
        <w:r w:rsidR="00FB4259">
          <w:rPr>
            <w:i w:val="0"/>
            <w:iCs w:val="0"/>
            <w:noProof/>
          </w:rPr>
          <w:t>23</w:t>
        </w:r>
      </w:ins>
      <w:del w:id="423" w:author="Marek Małek" w:date="2024-01-31T17:31:00Z">
        <w:r w:rsidR="00821019" w:rsidDel="00FB4259">
          <w:rPr>
            <w:i w:val="0"/>
            <w:iCs w:val="0"/>
            <w:noProof/>
          </w:rPr>
          <w:delText>22</w:delText>
        </w:r>
      </w:del>
      <w:r w:rsidRPr="00B813B6">
        <w:rPr>
          <w:i w:val="0"/>
          <w:iCs w:val="0"/>
        </w:rPr>
        <w:fldChar w:fldCharType="end"/>
      </w:r>
    </w:p>
    <w:p w14:paraId="14CD1DC5" w14:textId="77777777" w:rsidR="00B813B6" w:rsidRDefault="00B813B6" w:rsidP="00B813B6">
      <w:pPr>
        <w:keepNext/>
        <w:jc w:val="both"/>
      </w:pPr>
      <w:r>
        <w:rPr>
          <w:noProof/>
        </w:rPr>
        <w:drawing>
          <wp:inline distT="0" distB="0" distL="0" distR="0" wp14:anchorId="6EB21AA2" wp14:editId="79A88C4D">
            <wp:extent cx="2676525" cy="2597117"/>
            <wp:effectExtent l="0" t="0" r="0" b="0"/>
            <wp:docPr id="389342331" name="Obraz 1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2331" name="Obraz 11" descr="Obraz zawierający tekst, Wykres, linia, diagram&#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2679785" cy="2600281"/>
                    </a:xfrm>
                    <a:prstGeom prst="rect">
                      <a:avLst/>
                    </a:prstGeom>
                  </pic:spPr>
                </pic:pic>
              </a:graphicData>
            </a:graphic>
          </wp:inline>
        </w:drawing>
      </w:r>
    </w:p>
    <w:p w14:paraId="43C335CD" w14:textId="25A6C4E4" w:rsidR="00B813B6" w:rsidRPr="00B813B6" w:rsidRDefault="00B813B6" w:rsidP="00B813B6">
      <w:pPr>
        <w:pStyle w:val="Legenda"/>
        <w:jc w:val="both"/>
        <w:rPr>
          <w:i w:val="0"/>
          <w:iCs w:val="0"/>
        </w:rPr>
      </w:pPr>
      <w:r w:rsidRPr="00B813B6">
        <w:rPr>
          <w:i w:val="0"/>
          <w:iCs w:val="0"/>
        </w:rPr>
        <w:t>Źródło: opracowanie własne</w:t>
      </w:r>
    </w:p>
    <w:p w14:paraId="32F3D616" w14:textId="7E97C7CB" w:rsidR="00B813B6" w:rsidRPr="00B813B6" w:rsidRDefault="00B813B6" w:rsidP="00B813B6">
      <w:pPr>
        <w:pStyle w:val="Legenda"/>
        <w:keepNext/>
        <w:jc w:val="right"/>
        <w:rPr>
          <w:i w:val="0"/>
          <w:iCs w:val="0"/>
        </w:rPr>
      </w:pPr>
      <w:r w:rsidRPr="00B813B6">
        <w:rPr>
          <w:i w:val="0"/>
          <w:iCs w:val="0"/>
        </w:rPr>
        <w:lastRenderedPageBreak/>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4" w:author="Marek Małek" w:date="2024-01-31T17:31:00Z">
        <w:r w:rsidR="00FB4259">
          <w:rPr>
            <w:i w:val="0"/>
            <w:iCs w:val="0"/>
            <w:noProof/>
          </w:rPr>
          <w:t>24</w:t>
        </w:r>
      </w:ins>
      <w:del w:id="425" w:author="Marek Małek" w:date="2024-01-31T17:31:00Z">
        <w:r w:rsidR="00821019" w:rsidDel="00FB4259">
          <w:rPr>
            <w:i w:val="0"/>
            <w:iCs w:val="0"/>
            <w:noProof/>
          </w:rPr>
          <w:delText>23</w:delText>
        </w:r>
      </w:del>
      <w:r w:rsidRPr="00B813B6">
        <w:rPr>
          <w:i w:val="0"/>
          <w:iCs w:val="0"/>
        </w:rPr>
        <w:fldChar w:fldCharType="end"/>
      </w:r>
    </w:p>
    <w:p w14:paraId="7E51A902" w14:textId="77777777" w:rsidR="00B813B6" w:rsidRDefault="00B813B6" w:rsidP="00B813B6">
      <w:pPr>
        <w:keepNext/>
        <w:jc w:val="both"/>
      </w:pPr>
      <w:r>
        <w:rPr>
          <w:noProof/>
        </w:rPr>
        <w:drawing>
          <wp:inline distT="0" distB="0" distL="0" distR="0" wp14:anchorId="603FAC9A" wp14:editId="2F15DA87">
            <wp:extent cx="2647950" cy="2591909"/>
            <wp:effectExtent l="0" t="0" r="0" b="0"/>
            <wp:docPr id="2061683452" name="Obraz 1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452" name="Obraz 12" descr="Obraz zawierający tekst, linia, Wykres, diagram&#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2658728" cy="2602459"/>
                    </a:xfrm>
                    <a:prstGeom prst="rect">
                      <a:avLst/>
                    </a:prstGeom>
                  </pic:spPr>
                </pic:pic>
              </a:graphicData>
            </a:graphic>
          </wp:inline>
        </w:drawing>
      </w:r>
    </w:p>
    <w:p w14:paraId="1C2C9EBA" w14:textId="4E7AB97C" w:rsidR="00B813B6" w:rsidRPr="00B813B6" w:rsidRDefault="00B813B6" w:rsidP="00B813B6">
      <w:pPr>
        <w:pStyle w:val="Legenda"/>
        <w:jc w:val="both"/>
        <w:rPr>
          <w:i w:val="0"/>
          <w:iCs w:val="0"/>
        </w:rPr>
      </w:pPr>
      <w:r w:rsidRPr="00B813B6">
        <w:rPr>
          <w:i w:val="0"/>
          <w:iCs w:val="0"/>
        </w:rPr>
        <w:t>Źródło: opracowanie własne</w:t>
      </w:r>
    </w:p>
    <w:p w14:paraId="76D1F419" w14:textId="3DE58824"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6" w:author="Marek Małek" w:date="2024-01-31T17:31:00Z">
        <w:r w:rsidR="00FB4259">
          <w:rPr>
            <w:i w:val="0"/>
            <w:iCs w:val="0"/>
            <w:noProof/>
          </w:rPr>
          <w:t>25</w:t>
        </w:r>
      </w:ins>
      <w:del w:id="427" w:author="Marek Małek" w:date="2024-01-31T17:31:00Z">
        <w:r w:rsidR="00821019" w:rsidDel="00FB4259">
          <w:rPr>
            <w:i w:val="0"/>
            <w:iCs w:val="0"/>
            <w:noProof/>
          </w:rPr>
          <w:delText>24</w:delText>
        </w:r>
      </w:del>
      <w:r w:rsidRPr="00B813B6">
        <w:rPr>
          <w:i w:val="0"/>
          <w:iCs w:val="0"/>
        </w:rPr>
        <w:fldChar w:fldCharType="end"/>
      </w:r>
    </w:p>
    <w:p w14:paraId="5B48622F" w14:textId="77777777" w:rsidR="00B813B6" w:rsidRDefault="00B813B6" w:rsidP="00B813B6">
      <w:pPr>
        <w:keepNext/>
        <w:jc w:val="both"/>
      </w:pPr>
      <w:r>
        <w:rPr>
          <w:noProof/>
        </w:rPr>
        <w:drawing>
          <wp:inline distT="0" distB="0" distL="0" distR="0" wp14:anchorId="49069757" wp14:editId="60E5F47D">
            <wp:extent cx="2638425" cy="2610357"/>
            <wp:effectExtent l="0" t="0" r="0" b="0"/>
            <wp:docPr id="1794127414" name="Obraz 13"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414" name="Obraz 13" descr="Obraz zawierający tekst, Wykres, linia, diagram&#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2656308" cy="2628049"/>
                    </a:xfrm>
                    <a:prstGeom prst="rect">
                      <a:avLst/>
                    </a:prstGeom>
                  </pic:spPr>
                </pic:pic>
              </a:graphicData>
            </a:graphic>
          </wp:inline>
        </w:drawing>
      </w:r>
    </w:p>
    <w:p w14:paraId="07663858" w14:textId="2EE83AC7" w:rsidR="00B813B6" w:rsidRPr="00B813B6" w:rsidRDefault="00B813B6" w:rsidP="00B813B6">
      <w:pPr>
        <w:pStyle w:val="Legenda"/>
        <w:jc w:val="both"/>
        <w:rPr>
          <w:i w:val="0"/>
          <w:iCs w:val="0"/>
        </w:rPr>
      </w:pPr>
      <w:r w:rsidRPr="00B813B6">
        <w:rPr>
          <w:i w:val="0"/>
          <w:iCs w:val="0"/>
        </w:rPr>
        <w:t>Źródło: opracowanie własne</w:t>
      </w:r>
    </w:p>
    <w:p w14:paraId="107ABADA" w14:textId="77777777" w:rsidR="00B813B6" w:rsidRDefault="00B813B6" w:rsidP="00B813B6">
      <w:pPr>
        <w:jc w:val="both"/>
        <w:sectPr w:rsidR="00B813B6" w:rsidSect="003076E1">
          <w:type w:val="continuous"/>
          <w:pgSz w:w="11906" w:h="16838"/>
          <w:pgMar w:top="1417" w:right="1417" w:bottom="1417" w:left="1417" w:header="708" w:footer="708" w:gutter="0"/>
          <w:pgNumType w:start="27"/>
          <w:cols w:num="2" w:space="708"/>
          <w:titlePg/>
          <w:docGrid w:linePitch="360"/>
          <w:sectPrChange w:id="428" w:author="Marek Małek" w:date="2024-01-31T18:34:00Z">
            <w:sectPr w:rsidR="00B813B6" w:rsidSect="003076E1">
              <w:pgMar w:top="1417" w:right="1417" w:bottom="1417" w:left="1417" w:header="708" w:footer="708" w:gutter="0"/>
            </w:sectPr>
          </w:sectPrChange>
        </w:sectPr>
      </w:pPr>
    </w:p>
    <w:p w14:paraId="700404B2" w14:textId="06917ABA" w:rsidR="001C3331" w:rsidRDefault="001C3331" w:rsidP="001C3331">
      <w:pPr>
        <w:ind w:firstLine="708"/>
        <w:jc w:val="both"/>
      </w:pPr>
      <w:r>
        <w:t xml:space="preserve">Rysunek </w:t>
      </w:r>
      <w:del w:id="429" w:author="Marek Małek" w:date="2024-01-31T17:54:00Z">
        <w:r w:rsidDel="0035166A">
          <w:delText xml:space="preserve">21 </w:delText>
        </w:r>
      </w:del>
      <w:ins w:id="430" w:author="Marek Małek" w:date="2024-01-31T17:54:00Z">
        <w:r w:rsidR="0035166A">
          <w:t xml:space="preserve">22 </w:t>
        </w:r>
      </w:ins>
      <w:r>
        <w:t xml:space="preserve">pokazuje jeden z wykresów modelu bez usprawnień – ta wariacja najczęściej nie osiągała zbieżności. Na rysunku </w:t>
      </w:r>
      <w:del w:id="431" w:author="Marek Małek" w:date="2024-01-31T17:55:00Z">
        <w:r w:rsidDel="0035166A">
          <w:delText xml:space="preserve">22 </w:delText>
        </w:r>
      </w:del>
      <w:ins w:id="432" w:author="Marek Małek" w:date="2024-01-31T17:55:00Z">
        <w:r w:rsidR="0035166A">
          <w:t xml:space="preserve">23 </w:t>
        </w:r>
      </w:ins>
      <w:r>
        <w:t>widać charakterystyczny dla całej rodziny Xception (w problemie zbioru danych HAM10000) overfitting. Na kolejnych dwóch ilustracjach ten problem również jest dość jaskrawy, jednak nieco mniej, niż na poprzedniej.</w:t>
      </w:r>
      <w:r w:rsidR="00821019">
        <w:t xml:space="preserve"> Co ciekawe, użycie samych wag klas, sprawiło że podczas niektórych uruchomień trening był bardzo niestabilny, natomiast użycie ich razem z nadaniem wartości </w:t>
      </w:r>
      <w:proofErr w:type="spellStart"/>
      <w:r w:rsidR="00821019">
        <w:t>hiperparametrowi</w:t>
      </w:r>
      <w:proofErr w:type="spellEnd"/>
      <w:r w:rsidR="00821019">
        <w:t xml:space="preserve"> </w:t>
      </w:r>
      <w:proofErr w:type="spellStart"/>
      <w:r w:rsidR="00821019">
        <w:t>initial</w:t>
      </w:r>
      <w:proofErr w:type="spellEnd"/>
      <w:r w:rsidR="00821019">
        <w:t xml:space="preserve"> </w:t>
      </w:r>
      <w:proofErr w:type="spellStart"/>
      <w:r w:rsidR="00821019">
        <w:t>bias</w:t>
      </w:r>
      <w:proofErr w:type="spellEnd"/>
      <w:r w:rsidR="00821019">
        <w:t>, zdołało nieco trening ustabilizować.</w:t>
      </w:r>
    </w:p>
    <w:p w14:paraId="75CC555D" w14:textId="6D363408" w:rsidR="00821019" w:rsidRPr="00821019" w:rsidRDefault="00821019" w:rsidP="00821019">
      <w:pPr>
        <w:pStyle w:val="Legenda"/>
        <w:keepNext/>
        <w:ind w:left="4248"/>
        <w:rPr>
          <w:i w:val="0"/>
          <w:iCs w:val="0"/>
        </w:rPr>
      </w:pPr>
      <w:r>
        <w:rPr>
          <w:i w:val="0"/>
          <w:iCs w:val="0"/>
        </w:rPr>
        <w:t xml:space="preserve">     </w:t>
      </w:r>
      <w:r w:rsidRPr="00821019">
        <w:rPr>
          <w:i w:val="0"/>
          <w:iCs w:val="0"/>
        </w:rPr>
        <w:t xml:space="preserve">Rysunek </w:t>
      </w:r>
      <w:r w:rsidRPr="00821019">
        <w:rPr>
          <w:i w:val="0"/>
          <w:iCs w:val="0"/>
        </w:rPr>
        <w:fldChar w:fldCharType="begin"/>
      </w:r>
      <w:r w:rsidRPr="00821019">
        <w:rPr>
          <w:i w:val="0"/>
          <w:iCs w:val="0"/>
        </w:rPr>
        <w:instrText xml:space="preserve"> SEQ Rysunek \* ARABIC </w:instrText>
      </w:r>
      <w:r w:rsidRPr="00821019">
        <w:rPr>
          <w:i w:val="0"/>
          <w:iCs w:val="0"/>
        </w:rPr>
        <w:fldChar w:fldCharType="separate"/>
      </w:r>
      <w:ins w:id="433" w:author="Marek Małek" w:date="2024-01-31T17:31:00Z">
        <w:r w:rsidR="00FB4259">
          <w:rPr>
            <w:i w:val="0"/>
            <w:iCs w:val="0"/>
            <w:noProof/>
          </w:rPr>
          <w:t>26</w:t>
        </w:r>
      </w:ins>
      <w:del w:id="434" w:author="Marek Małek" w:date="2024-01-31T17:31:00Z">
        <w:r w:rsidRPr="00821019" w:rsidDel="00FB4259">
          <w:rPr>
            <w:i w:val="0"/>
            <w:iCs w:val="0"/>
            <w:noProof/>
          </w:rPr>
          <w:delText>25</w:delText>
        </w:r>
      </w:del>
      <w:r w:rsidRPr="00821019">
        <w:rPr>
          <w:i w:val="0"/>
          <w:iCs w:val="0"/>
        </w:rPr>
        <w:fldChar w:fldCharType="end"/>
      </w:r>
    </w:p>
    <w:p w14:paraId="56AC9467" w14:textId="77777777" w:rsidR="00821019" w:rsidRDefault="00821019" w:rsidP="00821019">
      <w:pPr>
        <w:keepNext/>
        <w:jc w:val="both"/>
      </w:pPr>
      <w:r>
        <w:rPr>
          <w:noProof/>
        </w:rPr>
        <w:drawing>
          <wp:inline distT="0" distB="0" distL="0" distR="0" wp14:anchorId="0952EE3F" wp14:editId="3F807A3D">
            <wp:extent cx="3393818" cy="3333750"/>
            <wp:effectExtent l="0" t="0" r="0" b="0"/>
            <wp:docPr id="1946085655" name="Obraz 15"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655" name="Obraz 15" descr="Obraz zawierający tekst, Wykres, linia, diagram&#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3405017" cy="3344751"/>
                    </a:xfrm>
                    <a:prstGeom prst="rect">
                      <a:avLst/>
                    </a:prstGeom>
                  </pic:spPr>
                </pic:pic>
              </a:graphicData>
            </a:graphic>
          </wp:inline>
        </w:drawing>
      </w:r>
    </w:p>
    <w:p w14:paraId="1E074E9A" w14:textId="38A32476" w:rsidR="00821019" w:rsidRPr="000E7DAF" w:rsidRDefault="00821019" w:rsidP="00821019">
      <w:pPr>
        <w:pStyle w:val="Legenda"/>
        <w:jc w:val="both"/>
        <w:rPr>
          <w:i w:val="0"/>
          <w:iCs w:val="0"/>
        </w:rPr>
      </w:pPr>
      <w:r w:rsidRPr="000E7DAF">
        <w:rPr>
          <w:i w:val="0"/>
          <w:iCs w:val="0"/>
        </w:rPr>
        <w:t>Źródło: opracowanie własne</w:t>
      </w:r>
    </w:p>
    <w:p w14:paraId="24550151" w14:textId="2C9EF261" w:rsidR="004D7007" w:rsidRPr="00670348" w:rsidRDefault="004D7007" w:rsidP="004D7007">
      <w:pPr>
        <w:pStyle w:val="Nagwek1"/>
        <w:numPr>
          <w:ilvl w:val="0"/>
          <w:numId w:val="0"/>
        </w:numPr>
        <w:ind w:left="708"/>
        <w:jc w:val="center"/>
      </w:pPr>
      <w:bookmarkStart w:id="435" w:name="_Toc157618388"/>
      <w:r w:rsidRPr="00670348">
        <w:lastRenderedPageBreak/>
        <w:t xml:space="preserve">Rozdział </w:t>
      </w:r>
      <w:r w:rsidR="00E46564">
        <w:t xml:space="preserve">4 </w:t>
      </w:r>
      <w:r w:rsidR="00A02FE7">
        <w:t>–</w:t>
      </w:r>
      <w:r w:rsidR="00E46564">
        <w:t xml:space="preserve"> </w:t>
      </w:r>
      <w:r w:rsidR="00D2169A">
        <w:t>Statystyczna Analiza Porównawcza</w:t>
      </w:r>
      <w:bookmarkEnd w:id="435"/>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436" w:name="_Toc124942426"/>
      <w:bookmarkStart w:id="437" w:name="_Toc124942445"/>
      <w:bookmarkStart w:id="438" w:name="_Toc124960782"/>
      <w:bookmarkStart w:id="439" w:name="_Toc143926325"/>
      <w:bookmarkStart w:id="440" w:name="_Toc143968479"/>
      <w:bookmarkStart w:id="441" w:name="_Toc154596690"/>
      <w:bookmarkStart w:id="442" w:name="_Toc154646463"/>
      <w:bookmarkStart w:id="443" w:name="_Toc154646719"/>
      <w:bookmarkStart w:id="444" w:name="_Toc154774743"/>
      <w:bookmarkStart w:id="445" w:name="_Toc154774785"/>
      <w:bookmarkStart w:id="446" w:name="_Toc154775100"/>
      <w:bookmarkStart w:id="447" w:name="_Toc154777786"/>
      <w:bookmarkStart w:id="448" w:name="_Toc154777863"/>
      <w:bookmarkStart w:id="449" w:name="_Toc154777959"/>
      <w:bookmarkStart w:id="450" w:name="_Toc154778281"/>
      <w:bookmarkStart w:id="451" w:name="_Toc154778308"/>
      <w:bookmarkStart w:id="452" w:name="_Toc154778335"/>
      <w:bookmarkStart w:id="453" w:name="_Toc154851574"/>
      <w:bookmarkStart w:id="454" w:name="_Toc154851601"/>
      <w:bookmarkStart w:id="455" w:name="_Toc154912663"/>
      <w:bookmarkStart w:id="456" w:name="_Toc154913420"/>
      <w:bookmarkStart w:id="457" w:name="_Toc154915940"/>
      <w:bookmarkStart w:id="458" w:name="_Toc154916234"/>
      <w:bookmarkStart w:id="459" w:name="_Toc154916426"/>
      <w:bookmarkStart w:id="460" w:name="_Toc154918531"/>
      <w:bookmarkStart w:id="461" w:name="_Toc154918625"/>
      <w:bookmarkStart w:id="462" w:name="_Toc154923558"/>
      <w:bookmarkStart w:id="463" w:name="_Toc154923636"/>
      <w:bookmarkStart w:id="464" w:name="_Toc157616484"/>
      <w:bookmarkStart w:id="465" w:name="_Toc157618333"/>
      <w:bookmarkStart w:id="466" w:name="_Toc157618389"/>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037975BE" w14:textId="34B73B0B" w:rsidR="004B110E" w:rsidRDefault="003E724F" w:rsidP="008217A1">
      <w:pPr>
        <w:pStyle w:val="Nagwek2"/>
      </w:pPr>
      <w:bookmarkStart w:id="467" w:name="_Toc157618390"/>
      <w:r>
        <w:t>Opis procesu wyboru najlepszej instancji InceptionResNetV2</w:t>
      </w:r>
      <w:bookmarkEnd w:id="467"/>
    </w:p>
    <w:p w14:paraId="71F61BC0" w14:textId="7F087F07" w:rsidR="003E724F" w:rsidRDefault="003E724F" w:rsidP="003E724F">
      <w:pPr>
        <w:pStyle w:val="Nagwek2"/>
      </w:pPr>
      <w:bookmarkStart w:id="468" w:name="_Toc157618391"/>
      <w:r>
        <w:t>Opis procesu wyboru najlepszej instancji Xception</w:t>
      </w:r>
      <w:bookmarkEnd w:id="468"/>
    </w:p>
    <w:p w14:paraId="641EB346" w14:textId="6A2BACB1" w:rsidR="00E402CE" w:rsidRPr="00E402CE" w:rsidRDefault="00E402CE" w:rsidP="00E402CE">
      <w:pPr>
        <w:pStyle w:val="Nagwek2"/>
      </w:pPr>
      <w:bookmarkStart w:id="469" w:name="_Toc157618392"/>
      <w:r>
        <w:t>Porównanie wyników</w:t>
      </w:r>
      <w:bookmarkEnd w:id="469"/>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470" w:name="_Toc157618393"/>
      <w:r>
        <w:lastRenderedPageBreak/>
        <w:t>BIBLIOGRAFIA</w:t>
      </w:r>
      <w:bookmarkEnd w:id="470"/>
    </w:p>
    <w:p w14:paraId="628FE5A4" w14:textId="7A31DA5D" w:rsidR="00BD3F3E" w:rsidRDefault="00BD3F3E" w:rsidP="00BD3F3E">
      <w:pPr>
        <w:pStyle w:val="Nagwek2"/>
        <w:numPr>
          <w:ilvl w:val="0"/>
          <w:numId w:val="0"/>
        </w:numPr>
        <w:ind w:left="576" w:hanging="576"/>
      </w:pPr>
      <w:bookmarkStart w:id="471" w:name="_Toc157618394"/>
      <w:r w:rsidRPr="00BD3F3E">
        <w:t>Opraco</w:t>
      </w:r>
      <w:r>
        <w:t>wania książkowe</w:t>
      </w:r>
      <w:bookmarkEnd w:id="471"/>
    </w:p>
    <w:p w14:paraId="3A7F5A78" w14:textId="01194740" w:rsidR="003D7EF9" w:rsidRPr="00744208" w:rsidRDefault="00AF5470" w:rsidP="00744208">
      <w:pPr>
        <w:pStyle w:val="Nagwek2"/>
        <w:numPr>
          <w:ilvl w:val="0"/>
          <w:numId w:val="0"/>
        </w:numPr>
        <w:ind w:left="576" w:hanging="576"/>
        <w:rPr>
          <w:lang w:val="en-GB"/>
        </w:rPr>
      </w:pPr>
      <w:bookmarkStart w:id="472" w:name="_Toc157618395"/>
      <w:proofErr w:type="spellStart"/>
      <w:r>
        <w:rPr>
          <w:lang w:val="en-GB"/>
        </w:rPr>
        <w:t>Netografia</w:t>
      </w:r>
      <w:bookmarkEnd w:id="472"/>
      <w:proofErr w:type="spellEnd"/>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473" w:name="_Toc157618396"/>
      <w:r>
        <w:lastRenderedPageBreak/>
        <w:t>SPIS RYSUNKÓW</w:t>
      </w:r>
      <w:bookmarkEnd w:id="473"/>
    </w:p>
    <w:p w14:paraId="49FB01BD" w14:textId="07D90735"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A02FE7">
        <w:rPr>
          <w:noProof/>
        </w:rPr>
        <w:t>6</w:t>
      </w:r>
      <w:r w:rsidR="00A02FE7">
        <w:rPr>
          <w:noProof/>
        </w:rPr>
        <w:fldChar w:fldCharType="end"/>
      </w:r>
    </w:p>
    <w:p w14:paraId="3D7E9783" w14:textId="006E5DD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Pr>
          <w:noProof/>
        </w:rPr>
        <w:t>9</w:t>
      </w:r>
      <w:r>
        <w:rPr>
          <w:noProof/>
        </w:rPr>
        <w:fldChar w:fldCharType="end"/>
      </w:r>
    </w:p>
    <w:p w14:paraId="3C874CFD" w14:textId="083F963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Pr>
          <w:noProof/>
        </w:rPr>
        <w:t>10</w:t>
      </w:r>
      <w:r>
        <w:rPr>
          <w:noProof/>
        </w:rPr>
        <w:fldChar w:fldCharType="end"/>
      </w:r>
    </w:p>
    <w:p w14:paraId="2DA15BEE" w14:textId="5CC2C0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Pr>
          <w:noProof/>
        </w:rPr>
        <w:t>11</w:t>
      </w:r>
      <w:r>
        <w:rPr>
          <w:noProof/>
        </w:rPr>
        <w:fldChar w:fldCharType="end"/>
      </w:r>
    </w:p>
    <w:p w14:paraId="22508105" w14:textId="16E5B17D"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Pr>
          <w:noProof/>
        </w:rPr>
        <w:t>12</w:t>
      </w:r>
      <w:r>
        <w:rPr>
          <w:noProof/>
        </w:rPr>
        <w:fldChar w:fldCharType="end"/>
      </w:r>
    </w:p>
    <w:p w14:paraId="05726234" w14:textId="4E748F82"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Pr>
          <w:noProof/>
        </w:rPr>
        <w:t>13</w:t>
      </w:r>
      <w:r>
        <w:rPr>
          <w:noProof/>
        </w:rPr>
        <w:fldChar w:fldCharType="end"/>
      </w:r>
    </w:p>
    <w:p w14:paraId="102E2003" w14:textId="28A2DA3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Pr>
          <w:noProof/>
        </w:rPr>
        <w:t>14</w:t>
      </w:r>
      <w:r>
        <w:rPr>
          <w:noProof/>
        </w:rPr>
        <w:fldChar w:fldCharType="end"/>
      </w:r>
    </w:p>
    <w:p w14:paraId="76AD3819" w14:textId="231119AA" w:rsidR="00931F32" w:rsidRDefault="00DF7655" w:rsidP="00931F32">
      <w:pPr>
        <w:pStyle w:val="Spisilustracji"/>
        <w:tabs>
          <w:tab w:val="right" w:leader="dot" w:pos="9062"/>
        </w:tabs>
        <w:rPr>
          <w:noProof/>
        </w:rPr>
      </w:pPr>
      <w:r>
        <w:fldChar w:fldCharType="end"/>
      </w:r>
      <w:r w:rsidR="00931F32" w:rsidRPr="00D85574">
        <w:rPr>
          <w:noProof/>
        </w:rPr>
        <w:t xml:space="preserve">Rysunek </w:t>
      </w:r>
      <w:r w:rsidR="00931F32">
        <w:rPr>
          <w:noProof/>
        </w:rPr>
        <w:t>8</w:t>
      </w:r>
      <w:r w:rsidR="00931F32" w:rsidRPr="00D85574">
        <w:rPr>
          <w:noProof/>
        </w:rPr>
        <w:t xml:space="preserve"> </w:t>
      </w:r>
      <w:r w:rsidR="00931F32">
        <w:rPr>
          <w:noProof/>
        </w:rPr>
        <w:t>–</w:t>
      </w:r>
      <w:r w:rsidR="00931F32" w:rsidRPr="00D85574">
        <w:rPr>
          <w:noProof/>
        </w:rPr>
        <w:t xml:space="preserve"> </w:t>
      </w:r>
      <w:r w:rsidR="00931F32">
        <w:rPr>
          <w:noProof/>
        </w:rPr>
        <w:t>pierwsza część skryptu uruchamiającego</w:t>
      </w:r>
      <w:r w:rsidR="00931F32">
        <w:rPr>
          <w:noProof/>
        </w:rPr>
        <w:tab/>
        <w:t>16</w:t>
      </w:r>
    </w:p>
    <w:p w14:paraId="0FAC67AE" w14:textId="66670127" w:rsidR="00931F32" w:rsidRDefault="00931F32" w:rsidP="00931F32">
      <w:pPr>
        <w:pStyle w:val="Spisilustracji"/>
        <w:tabs>
          <w:tab w:val="right" w:leader="dot" w:pos="9062"/>
        </w:tabs>
        <w:rPr>
          <w:noProof/>
        </w:rPr>
      </w:pPr>
      <w:r w:rsidRPr="00D85574">
        <w:rPr>
          <w:noProof/>
        </w:rPr>
        <w:t xml:space="preserve">Rysunek </w:t>
      </w:r>
      <w:r w:rsidR="001E1AAC">
        <w:rPr>
          <w:noProof/>
        </w:rPr>
        <w:t>9</w:t>
      </w:r>
      <w:r w:rsidRPr="00D85574">
        <w:rPr>
          <w:noProof/>
        </w:rPr>
        <w:t xml:space="preserve"> </w:t>
      </w:r>
      <w:r>
        <w:rPr>
          <w:noProof/>
        </w:rPr>
        <w:t>–</w:t>
      </w:r>
      <w:r w:rsidRPr="00D85574">
        <w:rPr>
          <w:noProof/>
        </w:rPr>
        <w:t xml:space="preserve"> </w:t>
      </w:r>
      <w:r>
        <w:rPr>
          <w:noProof/>
        </w:rPr>
        <w:t>druga część skryptu uruchamiającego</w:t>
      </w:r>
      <w:r>
        <w:rPr>
          <w:noProof/>
        </w:rPr>
        <w:tab/>
        <w:t>17</w:t>
      </w:r>
    </w:p>
    <w:p w14:paraId="3D39F9AA" w14:textId="22E91518" w:rsidR="001E1AAC" w:rsidRDefault="001E1AAC" w:rsidP="001E1AAC">
      <w:pPr>
        <w:pStyle w:val="Spisilustracji"/>
        <w:tabs>
          <w:tab w:val="right" w:leader="dot" w:pos="9062"/>
        </w:tabs>
        <w:rPr>
          <w:noProof/>
        </w:rPr>
      </w:pPr>
      <w:r w:rsidRPr="00D85574">
        <w:rPr>
          <w:noProof/>
        </w:rPr>
        <w:t xml:space="preserve">Rysunek </w:t>
      </w:r>
      <w:r>
        <w:rPr>
          <w:noProof/>
        </w:rPr>
        <w:t>10</w:t>
      </w:r>
      <w:r w:rsidRPr="00D85574">
        <w:rPr>
          <w:noProof/>
        </w:rPr>
        <w:t xml:space="preserve"> </w:t>
      </w:r>
      <w:r>
        <w:rPr>
          <w:noProof/>
        </w:rPr>
        <w:t>–</w:t>
      </w:r>
      <w:r w:rsidRPr="00D85574">
        <w:rPr>
          <w:noProof/>
        </w:rPr>
        <w:t xml:space="preserve"> </w:t>
      </w:r>
      <w:r>
        <w:rPr>
          <w:noProof/>
        </w:rPr>
        <w:t>struktura projektu</w:t>
      </w:r>
      <w:r>
        <w:rPr>
          <w:noProof/>
        </w:rPr>
        <w:tab/>
        <w:t>18</w:t>
      </w:r>
    </w:p>
    <w:p w14:paraId="4123899D" w14:textId="402937A6" w:rsidR="00CA7A33" w:rsidRDefault="00CA7A33" w:rsidP="00CA7A33">
      <w:pPr>
        <w:pStyle w:val="Spisilustracji"/>
        <w:tabs>
          <w:tab w:val="right" w:leader="dot" w:pos="9062"/>
        </w:tabs>
        <w:rPr>
          <w:noProof/>
        </w:rPr>
      </w:pPr>
      <w:r w:rsidRPr="00D85574">
        <w:rPr>
          <w:noProof/>
        </w:rPr>
        <w:t xml:space="preserve">Rysunek </w:t>
      </w:r>
      <w:r>
        <w:rPr>
          <w:noProof/>
        </w:rPr>
        <w:t>11</w:t>
      </w:r>
      <w:r w:rsidRPr="00D85574">
        <w:rPr>
          <w:noProof/>
        </w:rPr>
        <w:t xml:space="preserve"> </w:t>
      </w:r>
      <w:r>
        <w:rPr>
          <w:noProof/>
        </w:rPr>
        <w:t>–</w:t>
      </w:r>
      <w:r w:rsidRPr="00D85574">
        <w:rPr>
          <w:noProof/>
        </w:rPr>
        <w:t xml:space="preserve"> </w:t>
      </w:r>
      <w:r>
        <w:rPr>
          <w:noProof/>
        </w:rPr>
        <w:t>struktura notatnika Jupyter</w:t>
      </w:r>
      <w:r>
        <w:rPr>
          <w:noProof/>
        </w:rPr>
        <w:tab/>
        <w:t>20</w:t>
      </w:r>
    </w:p>
    <w:p w14:paraId="322A026E" w14:textId="1120B070" w:rsidR="00CA7A33" w:rsidRDefault="00CA7A33" w:rsidP="00CA7A33">
      <w:pPr>
        <w:pStyle w:val="Spisilustracji"/>
        <w:tabs>
          <w:tab w:val="right" w:leader="dot" w:pos="9062"/>
        </w:tabs>
        <w:rPr>
          <w:noProof/>
        </w:rPr>
      </w:pPr>
      <w:r w:rsidRPr="00D85574">
        <w:rPr>
          <w:noProof/>
        </w:rPr>
        <w:t xml:space="preserve">Rysunek </w:t>
      </w:r>
      <w:r>
        <w:rPr>
          <w:noProof/>
        </w:rPr>
        <w:t>12</w:t>
      </w:r>
      <w:r w:rsidRPr="00D85574">
        <w:rPr>
          <w:noProof/>
        </w:rPr>
        <w:t xml:space="preserve"> </w:t>
      </w:r>
      <w:r>
        <w:rPr>
          <w:noProof/>
        </w:rPr>
        <w:t>–</w:t>
      </w:r>
      <w:r w:rsidRPr="00D85574">
        <w:rPr>
          <w:noProof/>
        </w:rPr>
        <w:t xml:space="preserve"> </w:t>
      </w:r>
      <w:r>
        <w:rPr>
          <w:noProof/>
        </w:rPr>
        <w:t>ciało funkcji run_model</w:t>
      </w:r>
      <w:r>
        <w:rPr>
          <w:noProof/>
        </w:rPr>
        <w:tab/>
        <w:t>21</w:t>
      </w:r>
    </w:p>
    <w:p w14:paraId="3132F37E" w14:textId="6F80B1AD" w:rsidR="00CA7A33" w:rsidRDefault="00CA7A33" w:rsidP="00CA7A33">
      <w:pPr>
        <w:pStyle w:val="Spisilustracji"/>
        <w:tabs>
          <w:tab w:val="right" w:leader="dot" w:pos="9062"/>
        </w:tabs>
        <w:rPr>
          <w:noProof/>
        </w:rPr>
      </w:pPr>
      <w:r w:rsidRPr="00D85574">
        <w:rPr>
          <w:noProof/>
        </w:rPr>
        <w:t xml:space="preserve">Rysunek </w:t>
      </w:r>
      <w:r>
        <w:rPr>
          <w:noProof/>
        </w:rPr>
        <w:t>1</w:t>
      </w:r>
      <w:r w:rsidR="008A7DE2">
        <w:rPr>
          <w:noProof/>
        </w:rPr>
        <w:t>3</w:t>
      </w:r>
      <w:r w:rsidRPr="00D85574">
        <w:rPr>
          <w:noProof/>
        </w:rPr>
        <w:t xml:space="preserve"> </w:t>
      </w:r>
      <w:r>
        <w:rPr>
          <w:noProof/>
        </w:rPr>
        <w:t>–</w:t>
      </w:r>
      <w:r w:rsidRPr="00D85574">
        <w:rPr>
          <w:noProof/>
        </w:rPr>
        <w:t xml:space="preserve"> </w:t>
      </w:r>
      <w:r>
        <w:rPr>
          <w:noProof/>
        </w:rPr>
        <w:t>ciało funkcji calculate_class_weight</w:t>
      </w:r>
      <w:r>
        <w:rPr>
          <w:noProof/>
        </w:rPr>
        <w:tab/>
        <w:t>23</w:t>
      </w:r>
    </w:p>
    <w:p w14:paraId="7B2E095B" w14:textId="73D6DD74" w:rsidR="008A7DE2" w:rsidRDefault="008A7DE2" w:rsidP="008A7DE2">
      <w:pPr>
        <w:pStyle w:val="Spisilustracji"/>
        <w:tabs>
          <w:tab w:val="right" w:leader="dot" w:pos="9062"/>
        </w:tabs>
        <w:rPr>
          <w:noProof/>
        </w:rPr>
      </w:pPr>
      <w:r w:rsidRPr="00D85574">
        <w:rPr>
          <w:noProof/>
        </w:rPr>
        <w:t xml:space="preserve">Rysunek </w:t>
      </w:r>
      <w:r>
        <w:rPr>
          <w:noProof/>
        </w:rPr>
        <w:t>14</w:t>
      </w:r>
      <w:r w:rsidRPr="00D85574">
        <w:rPr>
          <w:noProof/>
        </w:rPr>
        <w:t xml:space="preserve"> </w:t>
      </w:r>
      <w:r>
        <w:rPr>
          <w:noProof/>
        </w:rPr>
        <w:t>–</w:t>
      </w:r>
      <w:r w:rsidRPr="00D85574">
        <w:rPr>
          <w:noProof/>
        </w:rPr>
        <w:t xml:space="preserve"> </w:t>
      </w:r>
      <w:r>
        <w:rPr>
          <w:noProof/>
        </w:rPr>
        <w:t>obliczanie initial bias</w:t>
      </w:r>
      <w:r>
        <w:rPr>
          <w:noProof/>
        </w:rPr>
        <w:tab/>
        <w:t>24</w:t>
      </w:r>
    </w:p>
    <w:p w14:paraId="5CEEF3EA" w14:textId="0A347C19" w:rsidR="008A7DE2" w:rsidRDefault="008A7DE2" w:rsidP="008A7DE2">
      <w:pPr>
        <w:pStyle w:val="Spisilustracji"/>
        <w:tabs>
          <w:tab w:val="right" w:leader="dot" w:pos="9062"/>
        </w:tabs>
        <w:rPr>
          <w:noProof/>
        </w:rPr>
      </w:pPr>
      <w:r w:rsidRPr="00D85574">
        <w:rPr>
          <w:noProof/>
        </w:rPr>
        <w:t xml:space="preserve">Rysunek </w:t>
      </w:r>
      <w:r>
        <w:rPr>
          <w:noProof/>
        </w:rPr>
        <w:t>15</w:t>
      </w:r>
      <w:r w:rsidRPr="00D85574">
        <w:rPr>
          <w:noProof/>
        </w:rPr>
        <w:t xml:space="preserve"> </w:t>
      </w:r>
      <w:r>
        <w:rPr>
          <w:noProof/>
        </w:rPr>
        <w:t>–</w:t>
      </w:r>
      <w:r w:rsidRPr="00D85574">
        <w:rPr>
          <w:noProof/>
        </w:rPr>
        <w:t xml:space="preserve"> </w:t>
      </w:r>
      <w:r>
        <w:rPr>
          <w:noProof/>
        </w:rPr>
        <w:t>generowanie maski</w:t>
      </w:r>
      <w:r>
        <w:rPr>
          <w:noProof/>
        </w:rPr>
        <w:tab/>
        <w:t>24</w:t>
      </w:r>
    </w:p>
    <w:p w14:paraId="69FF4753" w14:textId="374960BA" w:rsidR="00E5217E" w:rsidRDefault="00E5217E" w:rsidP="00E5217E">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 xml:space="preserve">Rysunek </w:t>
      </w:r>
      <w:r>
        <w:rPr>
          <w:noProof/>
        </w:rPr>
        <w:t>16</w:t>
      </w:r>
      <w:r w:rsidRPr="00D85574">
        <w:rPr>
          <w:noProof/>
        </w:rPr>
        <w:t xml:space="preserve"> </w:t>
      </w:r>
      <w:r>
        <w:rPr>
          <w:noProof/>
        </w:rPr>
        <w:t>–</w:t>
      </w:r>
      <w:r w:rsidRPr="00D85574">
        <w:rPr>
          <w:noProof/>
        </w:rPr>
        <w:t xml:space="preserve"> </w:t>
      </w:r>
      <w:r>
        <w:rPr>
          <w:noProof/>
        </w:rPr>
        <w:t>centrowanie obrazu</w:t>
      </w:r>
      <w:r>
        <w:rPr>
          <w:noProof/>
        </w:rPr>
        <w:tab/>
        <w:t>25</w:t>
      </w:r>
    </w:p>
    <w:p w14:paraId="03839532" w14:textId="77777777" w:rsidR="00E5217E" w:rsidRPr="00E5217E" w:rsidRDefault="00E5217E" w:rsidP="00E5217E">
      <w:pPr>
        <w:rPr>
          <w:rFonts w:eastAsiaTheme="minorEastAsia"/>
        </w:rPr>
      </w:pPr>
    </w:p>
    <w:p w14:paraId="395DC22C" w14:textId="77777777" w:rsidR="008A7DE2" w:rsidRPr="008A7DE2" w:rsidRDefault="008A7DE2" w:rsidP="008A7DE2">
      <w:pPr>
        <w:rPr>
          <w:rFonts w:eastAsiaTheme="minorEastAsia"/>
        </w:rPr>
      </w:pPr>
    </w:p>
    <w:p w14:paraId="0FBA5A7C" w14:textId="77777777" w:rsidR="008A7DE2" w:rsidRPr="008A7DE2" w:rsidRDefault="008A7DE2" w:rsidP="008A7DE2">
      <w:pPr>
        <w:rPr>
          <w:rFonts w:eastAsiaTheme="minorEastAsia"/>
        </w:rPr>
      </w:pPr>
    </w:p>
    <w:p w14:paraId="433A5DF2" w14:textId="77777777" w:rsidR="00CA7A33" w:rsidRPr="00CA7A33" w:rsidRDefault="00CA7A33" w:rsidP="00CA7A33">
      <w:pPr>
        <w:rPr>
          <w:rFonts w:eastAsiaTheme="minorEastAsia"/>
        </w:rPr>
      </w:pPr>
    </w:p>
    <w:p w14:paraId="3897C9EB" w14:textId="77777777" w:rsidR="00CA7A33" w:rsidRPr="00CA7A33" w:rsidRDefault="00CA7A33" w:rsidP="00CA7A33">
      <w:pPr>
        <w:rPr>
          <w:rFonts w:eastAsiaTheme="minorEastAsia"/>
        </w:rPr>
      </w:pPr>
    </w:p>
    <w:p w14:paraId="089116C7" w14:textId="77777777" w:rsidR="00CA7A33" w:rsidRPr="00CA7A33" w:rsidRDefault="00CA7A33" w:rsidP="00CA7A33">
      <w:pPr>
        <w:rPr>
          <w:rFonts w:eastAsiaTheme="minorEastAsia"/>
        </w:rPr>
      </w:pPr>
    </w:p>
    <w:p w14:paraId="4070AA17" w14:textId="77777777" w:rsidR="001E1AAC" w:rsidRPr="001E1AAC" w:rsidRDefault="001E1AAC" w:rsidP="001E1AAC">
      <w:pPr>
        <w:rPr>
          <w:rFonts w:eastAsiaTheme="minorEastAsia"/>
        </w:rPr>
      </w:pPr>
    </w:p>
    <w:p w14:paraId="4793E45C" w14:textId="77777777" w:rsidR="00931F32" w:rsidRPr="00931F32" w:rsidRDefault="00931F32" w:rsidP="00931F32">
      <w:pPr>
        <w:rPr>
          <w:rFonts w:eastAsiaTheme="minorEastAsia"/>
        </w:rPr>
      </w:pPr>
    </w:p>
    <w:p w14:paraId="7DE7E8F7" w14:textId="6E4E0E97" w:rsidR="00DF7655" w:rsidRPr="00DF7655" w:rsidRDefault="00DF7655" w:rsidP="00DF7655"/>
    <w:sectPr w:rsidR="00DF7655" w:rsidRPr="00DF7655" w:rsidSect="003076E1">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wel Tomkiewicz" w:date="2024-01-06T15:58:00Z" w:initials="PT">
    <w:p w14:paraId="1B3D99E6" w14:textId="77777777" w:rsidR="00D41AE1" w:rsidRDefault="00D41AE1" w:rsidP="00D41AE1">
      <w:pPr>
        <w:pStyle w:val="Tekstkomentarza"/>
      </w:pPr>
      <w:r>
        <w:rPr>
          <w:rStyle w:val="Odwoaniedokomentarza"/>
        </w:rPr>
        <w:annotationRef/>
      </w:r>
      <w:r>
        <w:t>Tytuł za długi - zmieniamy:</w:t>
      </w:r>
    </w:p>
    <w:p w14:paraId="3819D4C9" w14:textId="77777777" w:rsidR="00D41AE1" w:rsidRDefault="00D41AE1" w:rsidP="00D41AE1">
      <w:pPr>
        <w:pStyle w:val="Tekstkomentarza"/>
      </w:pPr>
      <w:r>
        <w:t>Analiza porównawcza neuronowych sieci konwolucyjnych w rozpoznawaniu zmian skórnych.</w:t>
      </w:r>
    </w:p>
  </w:comment>
  <w:comment w:id="6" w:author="Pawel Tomkiewicz" w:date="2024-01-06T16:00:00Z" w:initials="PT">
    <w:p w14:paraId="290EB8BC" w14:textId="77777777" w:rsidR="00D41AE1" w:rsidRDefault="00D41AE1" w:rsidP="00D41AE1">
      <w:pPr>
        <w:pStyle w:val="Tekstkomentarza"/>
      </w:pPr>
      <w:r>
        <w:rPr>
          <w:rStyle w:val="Odwoaniedokomentarza"/>
        </w:rPr>
        <w:annotationRef/>
      </w:r>
      <w:r>
        <w:t>Roz.3 Analiza modeli 3.1 Trenowanie, 3.2 Analiza porównawcza, a potem 4. Wnioski i Podsumowanie !!!!</w:t>
      </w:r>
    </w:p>
  </w:comment>
  <w:comment w:id="7" w:author="Marek Małek" w:date="2024-01-31T18:00:00Z" w:initials="MM">
    <w:p w14:paraId="16A6BE84" w14:textId="77777777" w:rsidR="00E92EE3" w:rsidRDefault="00E92EE3" w:rsidP="00E92EE3">
      <w:pPr>
        <w:pStyle w:val="Tekstkomentarza"/>
      </w:pPr>
      <w:r>
        <w:rPr>
          <w:rStyle w:val="Odwoaniedokomentarza"/>
        </w:rPr>
        <w:annotationRef/>
      </w:r>
      <w:r>
        <w:t>Tu zdecydowałem się w rozdziale trzecim zostawić to, co już było i dodać do niego to, co pierwortnie chciałem umieścić w ostatnim rozdziale. Po prostu nie mam pomysłu jak inaczej poprzemieszczać treść, tak żeby wyraźnie było widać kolejne podjęte kroki. Może tak zostać?</w:t>
      </w:r>
    </w:p>
  </w:comment>
  <w:comment w:id="175" w:author="Pawel Tomkiewicz" w:date="2024-01-06T16:02:00Z" w:initials="PT">
    <w:p w14:paraId="7D5A60CA" w14:textId="72B38EEB" w:rsidR="00D41AE1" w:rsidRDefault="00D41AE1" w:rsidP="00D41AE1">
      <w:pPr>
        <w:pStyle w:val="Tekstkomentarza"/>
      </w:pPr>
      <w:r>
        <w:rPr>
          <w:rStyle w:val="Odwoaniedokomentarza"/>
        </w:rPr>
        <w:annotationRef/>
      </w:r>
      <w:r>
        <w:t>Usuń klasycznych, lepiej napisać powszechnych, najczęściej wybieranych, itp. !!!</w:t>
      </w:r>
    </w:p>
  </w:comment>
  <w:comment w:id="179" w:author="Pawel Tomkiewicz" w:date="2024-01-06T16:03:00Z" w:initials="PT">
    <w:p w14:paraId="5BB0E7AF" w14:textId="77777777" w:rsidR="00D41AE1" w:rsidRDefault="00D41AE1" w:rsidP="00D41AE1">
      <w:pPr>
        <w:pStyle w:val="Tekstkomentarza"/>
      </w:pPr>
      <w:r>
        <w:rPr>
          <w:rStyle w:val="Odwoaniedokomentarza"/>
        </w:rPr>
        <w:annotationRef/>
      </w:r>
      <w:r>
        <w:t>To nie jest po polsku. Raczej będą stanowić podstawę dla rozszerzonych modeli opracowanych w rmach nimniejszj pracy inżynierksiej</w:t>
      </w:r>
    </w:p>
  </w:comment>
  <w:comment w:id="184" w:author="Pawel Tomkiewicz" w:date="2024-01-06T16:04:00Z" w:initials="PT">
    <w:p w14:paraId="2A37DABE" w14:textId="77777777" w:rsidR="00D41AE1" w:rsidRDefault="00D41AE1" w:rsidP="00D41AE1">
      <w:pPr>
        <w:pStyle w:val="Tekstkomentarza"/>
      </w:pPr>
      <w:r>
        <w:rPr>
          <w:rStyle w:val="Odwoaniedokomentarza"/>
        </w:rPr>
        <w:annotationRef/>
      </w:r>
      <w:r>
        <w:t>Przeredagować, nie brzmi dobrze. W celu poprawy dokładności/efektyności. I to wystarczy Reszta jest znana z poprzedniego zdania.</w:t>
      </w:r>
    </w:p>
  </w:comment>
  <w:comment w:id="185" w:author="Pawel Tomkiewicz" w:date="2024-01-06T16:06:00Z" w:initials="PT">
    <w:p w14:paraId="06EA3038" w14:textId="77777777" w:rsidR="00D41AE1" w:rsidRDefault="00D41AE1" w:rsidP="00D41AE1">
      <w:pPr>
        <w:pStyle w:val="Tekstkomentarza"/>
      </w:pPr>
      <w:r>
        <w:rPr>
          <w:rStyle w:val="Odwoaniedokomentarza"/>
        </w:rPr>
        <w:annotationRef/>
      </w:r>
      <w:r>
        <w:t>Po prostu analiza danych ….</w:t>
      </w:r>
    </w:p>
  </w:comment>
  <w:comment w:id="186" w:author="Marek Małek" w:date="2024-01-31T17:04:00Z" w:initials="MM">
    <w:p w14:paraId="4C4D0C08" w14:textId="77777777" w:rsidR="006E13A7" w:rsidRDefault="006E13A7" w:rsidP="006E13A7">
      <w:pPr>
        <w:pStyle w:val="Tekstkomentarza"/>
      </w:pPr>
      <w:r>
        <w:rPr>
          <w:rStyle w:val="Odwoaniedokomentarza"/>
        </w:rPr>
        <w:annotationRef/>
      </w:r>
      <w:r>
        <w:t>Nie zgadzam się - ten etap w literaturze przedmiotu zawsze nazywany jest eksploracyjną analizą danych</w:t>
      </w:r>
    </w:p>
  </w:comment>
  <w:comment w:id="202" w:author="Pawel Tomkiewicz" w:date="2024-01-06T16:04:00Z" w:initials="PT">
    <w:p w14:paraId="6993E2CD" w14:textId="77777777" w:rsidR="0060172A" w:rsidRDefault="00D41AE1" w:rsidP="0060172A">
      <w:pPr>
        <w:pStyle w:val="Tekstkomentarza"/>
      </w:pPr>
      <w:r>
        <w:rPr>
          <w:rStyle w:val="Odwoaniedokomentarza"/>
        </w:rPr>
        <w:annotationRef/>
      </w:r>
      <w:r w:rsidR="0060172A">
        <w:t>Dysbalans ???? , niezrównoważenie ?</w:t>
      </w:r>
    </w:p>
  </w:comment>
  <w:comment w:id="212" w:author="Pawel Tomkiewicz" w:date="2024-01-06T16:08:00Z" w:initials="PT">
    <w:p w14:paraId="56F38119" w14:textId="01FB318F" w:rsidR="00D41AE1" w:rsidRDefault="00D41AE1" w:rsidP="00D41AE1">
      <w:pPr>
        <w:pStyle w:val="Tekstkomentarza"/>
      </w:pPr>
      <w:r>
        <w:rPr>
          <w:rStyle w:val="Odwoaniedokomentarza"/>
        </w:rPr>
        <w:annotationRef/>
      </w:r>
      <w:r>
        <w:t xml:space="preserve">Poprość chataGPT aby to przeredagował. </w:t>
      </w:r>
    </w:p>
  </w:comment>
  <w:comment w:id="214" w:author="Pawel Tomkiewicz" w:date="2024-01-06T16:10:00Z" w:initials="PT">
    <w:p w14:paraId="20D665E8" w14:textId="77777777" w:rsidR="005F7080" w:rsidRDefault="005F7080" w:rsidP="005F7080">
      <w:pPr>
        <w:pStyle w:val="Tekstkomentarza"/>
      </w:pPr>
      <w:r>
        <w:rPr>
          <w:rStyle w:val="Odwoaniedokomentarza"/>
        </w:rPr>
        <w:annotationRef/>
      </w:r>
      <w:r>
        <w:t>Na pewno splotowych, splot to nie konwolucja !!!!!</w:t>
      </w:r>
    </w:p>
  </w:comment>
  <w:comment w:id="219" w:author="Pawel Tomkiewicz" w:date="2024-01-06T16:12:00Z" w:initials="PT">
    <w:p w14:paraId="4CAAAF48" w14:textId="77777777" w:rsidR="005F7080" w:rsidRDefault="005F7080" w:rsidP="005F7080">
      <w:pPr>
        <w:pStyle w:val="Tekstkomentarza"/>
      </w:pPr>
      <w:r>
        <w:rPr>
          <w:rStyle w:val="Odwoaniedokomentarza"/>
        </w:rPr>
        <w:annotationRef/>
      </w:r>
      <w:r>
        <w:t>Typowe oprogramowanie oparte jest na jawnie zdefiniowanych algorytmach deterministycznych.</w:t>
      </w:r>
    </w:p>
  </w:comment>
  <w:comment w:id="222" w:author="Pawel Tomkiewicz" w:date="2024-01-06T16:13:00Z" w:initials="PT">
    <w:p w14:paraId="7CFA49C5" w14:textId="77777777" w:rsidR="005F7080" w:rsidRDefault="005F7080" w:rsidP="005F7080">
      <w:pPr>
        <w:pStyle w:val="Tekstkomentarza"/>
      </w:pPr>
      <w:r>
        <w:rPr>
          <w:rStyle w:val="Odwoaniedokomentarza"/>
        </w:rPr>
        <w:annotationRef/>
      </w:r>
      <w:r>
        <w:t>Mam wrażenie że napisał to ChatGPT ??? ☺️</w:t>
      </w:r>
    </w:p>
  </w:comment>
  <w:comment w:id="223" w:author="Pawel Tomkiewicz" w:date="2024-01-06T16:13:00Z" w:initials="PT">
    <w:p w14:paraId="369154B5" w14:textId="77777777" w:rsidR="005F7080" w:rsidRDefault="005F7080" w:rsidP="005F7080">
      <w:pPr>
        <w:pStyle w:val="Tekstkomentarza"/>
      </w:pPr>
      <w:r>
        <w:rPr>
          <w:rStyle w:val="Odwoaniedokomentarza"/>
        </w:rPr>
        <w:annotationRef/>
      </w:r>
      <w:r>
        <w:t>Mało płynne, musisz troszkę przeredagować</w:t>
      </w:r>
    </w:p>
  </w:comment>
  <w:comment w:id="224" w:author="Marek Małek" w:date="2024-01-31T17:18:00Z" w:initials="MM">
    <w:p w14:paraId="7FE1670B" w14:textId="77777777" w:rsidR="00E55DFB" w:rsidRDefault="00E55DFB" w:rsidP="00E55DFB">
      <w:pPr>
        <w:pStyle w:val="Tekstkomentarza"/>
      </w:pPr>
      <w:r>
        <w:rPr>
          <w:rStyle w:val="Odwoaniedokomentarza"/>
        </w:rPr>
        <w:annotationRef/>
      </w:r>
      <w:r>
        <w:t>Tak, pisał to ChatGPT ☺️ Nie mam na razie pomysłu jak to przeredagować, jeśli to nic krytycznego, to wolałbym zostawić, przynajmniej na razie.</w:t>
      </w:r>
    </w:p>
  </w:comment>
  <w:comment w:id="229" w:author="Pawel Tomkiewicz" w:date="2024-01-06T16:14:00Z" w:initials="PT">
    <w:p w14:paraId="67EBFD3A" w14:textId="63FE13AC" w:rsidR="005F7080" w:rsidRDefault="005F7080" w:rsidP="005F7080">
      <w:pPr>
        <w:pStyle w:val="Tekstkomentarza"/>
      </w:pPr>
      <w:r>
        <w:rPr>
          <w:rStyle w:val="Odwoaniedokomentarza"/>
        </w:rPr>
        <w:annotationRef/>
      </w:r>
      <w:r>
        <w:t>Konwolucji ☺️</w:t>
      </w:r>
    </w:p>
  </w:comment>
  <w:comment w:id="230" w:author="Pawel Tomkiewicz" w:date="2024-01-06T16:15:00Z" w:initials="PT">
    <w:p w14:paraId="7DD6C907" w14:textId="77777777" w:rsidR="005F7080" w:rsidRDefault="005F7080" w:rsidP="005F7080">
      <w:pPr>
        <w:pStyle w:val="Tekstkomentarza"/>
      </w:pPr>
      <w:r>
        <w:rPr>
          <w:rStyle w:val="Odwoaniedokomentarza"/>
        </w:rPr>
        <w:annotationRef/>
      </w:r>
      <w:r>
        <w:t>Dodaj rysunek poglądowy tej operacji konwolucji</w:t>
      </w:r>
    </w:p>
  </w:comment>
  <w:comment w:id="369" w:author="Pawel Tomkiewicz" w:date="2024-01-06T16:21:00Z" w:initials="PT">
    <w:p w14:paraId="6BA44153" w14:textId="77777777" w:rsidR="005F7080" w:rsidRDefault="005F7080" w:rsidP="005F7080">
      <w:pPr>
        <w:pStyle w:val="Tekstkomentarza"/>
      </w:pPr>
      <w:r>
        <w:rPr>
          <w:rStyle w:val="Odwoaniedokomentarza"/>
        </w:rPr>
        <w:annotationRef/>
      </w:r>
      <w:r>
        <w:t>Jeżeli dodaje usprawnienia - np. jakieś dodatkowe warstwy, np., jakiś dodatkowy pooling, a nie opisywałeś tego wcześniej, to dodaj Poolingi do części teoretycznej albo opisz je dokładniej tutaj</w:t>
      </w:r>
    </w:p>
  </w:comment>
  <w:comment w:id="370" w:author="Marek Małek" w:date="2024-01-31T17:39:00Z" w:initials="MM">
    <w:p w14:paraId="23FBE7D1" w14:textId="77777777" w:rsidR="00F1250F" w:rsidRDefault="00F1250F" w:rsidP="00F1250F">
      <w:pPr>
        <w:pStyle w:val="Tekstkomentarza"/>
      </w:pPr>
      <w:r>
        <w:rPr>
          <w:rStyle w:val="Odwoaniedokomentarza"/>
        </w:rPr>
        <w:annotationRef/>
      </w:r>
      <w:r>
        <w:t>Dodaję dodatkowe poolingi w nowym module uwagi i tutaj właśnie (w punkcie pierwszym następuje opis tej warstwy)</w:t>
      </w:r>
    </w:p>
  </w:comment>
  <w:comment w:id="385" w:author="Pawel Tomkiewicz" w:date="2024-01-06T16:22:00Z" w:initials="PT">
    <w:p w14:paraId="275603FB" w14:textId="2161168C" w:rsidR="005F7080" w:rsidRDefault="005F7080" w:rsidP="005F7080">
      <w:pPr>
        <w:pStyle w:val="Tekstkomentarza"/>
      </w:pPr>
      <w:r>
        <w:rPr>
          <w:rStyle w:val="Odwoaniedokomentarza"/>
        </w:rPr>
        <w:annotationRef/>
      </w:r>
      <w:r>
        <w:t>Nie wiem czy maasz namyśli statytsykę, raczej dokładniejszą analizę, lub detaliczną analizę</w:t>
      </w:r>
    </w:p>
  </w:comment>
  <w:comment w:id="386" w:author="Marek Małek" w:date="2024-01-31T17:40:00Z" w:initials="MM">
    <w:p w14:paraId="777EAF1B" w14:textId="77777777" w:rsidR="007A515E" w:rsidRDefault="007A515E" w:rsidP="007A515E">
      <w:pPr>
        <w:pStyle w:val="Tekstkomentarza"/>
      </w:pPr>
      <w:r>
        <w:rPr>
          <w:rStyle w:val="Odwoaniedokomentarza"/>
        </w:rPr>
        <w:annotationRef/>
      </w:r>
      <w:r>
        <w:t>Chodziło mi dokładnie o statystyczne porównanie modeli. Szczegóły tego znajdują się dalej w pracy.</w:t>
      </w:r>
    </w:p>
  </w:comment>
  <w:comment w:id="417" w:author="Pawel Tomkiewicz" w:date="2024-01-06T16:25:00Z" w:initials="PT">
    <w:p w14:paraId="0A60616D" w14:textId="7358365B" w:rsidR="005F7080" w:rsidRDefault="005F7080" w:rsidP="005F7080">
      <w:pPr>
        <w:pStyle w:val="Tekstkomentarza"/>
      </w:pPr>
      <w:r>
        <w:rPr>
          <w:rStyle w:val="Odwoaniedokomentarza"/>
        </w:rPr>
        <w:annotationRef/>
      </w:r>
      <w:r>
        <w:t>Jest w całym tekscie, duży problem z pisaniem po Polsku. Wybacz że tak pisze, ale koniecznie poprośc kogoś na 100,00 ☺️ aby całośc poprawił stylistycznie. Praca jest bardzo dobra ale kuleje językowo. Albo wykorzystaj tak jak wcześniej proponowałem chataGBT aby przeredagował. Npiasz mu że pisze praće dyplomową, napisz to w języku angielski, a potem każ mu przetłumaczyć na polski !!!</w:t>
      </w:r>
    </w:p>
    <w:p w14:paraId="2E863644" w14:textId="77777777" w:rsidR="005F7080" w:rsidRDefault="005F7080" w:rsidP="005F7080">
      <w:pPr>
        <w:pStyle w:val="Tekstkomentarza"/>
      </w:pPr>
    </w:p>
    <w:p w14:paraId="5B6DEA64" w14:textId="77777777" w:rsidR="005F7080" w:rsidRDefault="005F7080" w:rsidP="005F7080">
      <w:pPr>
        <w:pStyle w:val="Tekstkomentarza"/>
      </w:pPr>
      <w:r>
        <w:t>Taki zabieg zawsze pomaga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9D4C9" w15:done="1"/>
  <w15:commentEx w15:paraId="290EB8BC" w15:done="0"/>
  <w15:commentEx w15:paraId="16A6BE84" w15:paraIdParent="290EB8BC" w15:done="0"/>
  <w15:commentEx w15:paraId="7D5A60CA" w15:done="1"/>
  <w15:commentEx w15:paraId="5BB0E7AF" w15:done="1"/>
  <w15:commentEx w15:paraId="2A37DABE" w15:done="1"/>
  <w15:commentEx w15:paraId="06EA3038" w15:done="0"/>
  <w15:commentEx w15:paraId="4C4D0C08" w15:paraIdParent="06EA3038" w15:done="0"/>
  <w15:commentEx w15:paraId="6993E2CD" w15:done="1"/>
  <w15:commentEx w15:paraId="56F38119" w15:done="1"/>
  <w15:commentEx w15:paraId="20D665E8" w15:done="1"/>
  <w15:commentEx w15:paraId="4CAAAF48" w15:done="1"/>
  <w15:commentEx w15:paraId="7CFA49C5" w15:done="0"/>
  <w15:commentEx w15:paraId="369154B5" w15:paraIdParent="7CFA49C5" w15:done="0"/>
  <w15:commentEx w15:paraId="7FE1670B" w15:paraIdParent="7CFA49C5" w15:done="0"/>
  <w15:commentEx w15:paraId="67EBFD3A" w15:done="1"/>
  <w15:commentEx w15:paraId="7DD6C907" w15:paraIdParent="67EBFD3A" w15:done="1"/>
  <w15:commentEx w15:paraId="6BA44153" w15:done="1"/>
  <w15:commentEx w15:paraId="23FBE7D1" w15:paraIdParent="6BA44153" w15:done="1"/>
  <w15:commentEx w15:paraId="275603FB" w15:done="1"/>
  <w15:commentEx w15:paraId="777EAF1B" w15:paraIdParent="275603FB" w15:done="1"/>
  <w15:commentEx w15:paraId="5B6DEA6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7625CA" w16cex:dateUtc="2024-01-06T14:58:00Z">
    <w16cex:extLst>
      <w16:ext w16:uri="{CE6994B0-6A32-4C9F-8C6B-6E91EDA988CE}">
        <cr:reactions xmlns:cr="http://schemas.microsoft.com/office/comments/2020/reactions">
          <cr:reaction reactionType="1">
            <cr:reactionInfo dateUtc="2024-01-31T16:00:49Z">
              <cr:user userId="6645c8268ff6d8f5" userProvider="Windows Live" userName="Marek Małek"/>
            </cr:reactionInfo>
          </cr:reaction>
        </cr:reactions>
      </w16:ext>
    </w16cex:extLst>
  </w16cex:commentExtensible>
  <w16cex:commentExtensible w16cex:durableId="0575C3A1" w16cex:dateUtc="2024-01-06T15:00:00Z"/>
  <w16cex:commentExtensible w16cex:durableId="7A66DE75" w16cex:dateUtc="2024-01-31T17:00:00Z"/>
  <w16cex:commentExtensible w16cex:durableId="4AB2C515" w16cex:dateUtc="2024-01-06T15:02:00Z"/>
  <w16cex:commentExtensible w16cex:durableId="5547F644" w16cex:dateUtc="2024-01-06T15:03:00Z"/>
  <w16cex:commentExtensible w16cex:durableId="70298824" w16cex:dateUtc="2024-01-06T15:04:00Z"/>
  <w16cex:commentExtensible w16cex:durableId="08A2C845" w16cex:dateUtc="2024-01-06T15:06:00Z"/>
  <w16cex:commentExtensible w16cex:durableId="43C40795" w16cex:dateUtc="2024-01-31T16:04:00Z"/>
  <w16cex:commentExtensible w16cex:durableId="7878E057" w16cex:dateUtc="2024-01-06T15:04:00Z"/>
  <w16cex:commentExtensible w16cex:durableId="14813CA9" w16cex:dateUtc="2024-01-06T15:08:00Z"/>
  <w16cex:commentExtensible w16cex:durableId="09D95A49" w16cex:dateUtc="2024-01-06T15:10:00Z"/>
  <w16cex:commentExtensible w16cex:durableId="2BBAA4CD" w16cex:dateUtc="2024-01-06T15:12:00Z"/>
  <w16cex:commentExtensible w16cex:durableId="0936F487" w16cex:dateUtc="2024-01-06T15:13:00Z"/>
  <w16cex:commentExtensible w16cex:durableId="0DDDDE4E" w16cex:dateUtc="2024-01-06T15:13:00Z"/>
  <w16cex:commentExtensible w16cex:durableId="3EBBCAB9" w16cex:dateUtc="2024-01-31T16:18:00Z"/>
  <w16cex:commentExtensible w16cex:durableId="0372752F" w16cex:dateUtc="2024-01-06T15:14:00Z"/>
  <w16cex:commentExtensible w16cex:durableId="554BFD72" w16cex:dateUtc="2024-01-06T15:15:00Z"/>
  <w16cex:commentExtensible w16cex:durableId="6B8CB0B7" w16cex:dateUtc="2024-01-06T15:21:00Z"/>
  <w16cex:commentExtensible w16cex:durableId="16C9EC7A" w16cex:dateUtc="2024-01-31T16:39:00Z"/>
  <w16cex:commentExtensible w16cex:durableId="1FEAEC5B" w16cex:dateUtc="2024-01-06T15:22:00Z"/>
  <w16cex:commentExtensible w16cex:durableId="588A5422" w16cex:dateUtc="2024-01-31T16:40:00Z"/>
  <w16cex:commentExtensible w16cex:durableId="15CAD9B7" w16cex:dateUtc="2024-01-06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9D4C9" w16cid:durableId="3A7625CA"/>
  <w16cid:commentId w16cid:paraId="290EB8BC" w16cid:durableId="0575C3A1"/>
  <w16cid:commentId w16cid:paraId="16A6BE84" w16cid:durableId="7A66DE75"/>
  <w16cid:commentId w16cid:paraId="7D5A60CA" w16cid:durableId="4AB2C515"/>
  <w16cid:commentId w16cid:paraId="5BB0E7AF" w16cid:durableId="5547F644"/>
  <w16cid:commentId w16cid:paraId="2A37DABE" w16cid:durableId="70298824"/>
  <w16cid:commentId w16cid:paraId="06EA3038" w16cid:durableId="08A2C845"/>
  <w16cid:commentId w16cid:paraId="4C4D0C08" w16cid:durableId="43C40795"/>
  <w16cid:commentId w16cid:paraId="6993E2CD" w16cid:durableId="7878E057"/>
  <w16cid:commentId w16cid:paraId="56F38119" w16cid:durableId="14813CA9"/>
  <w16cid:commentId w16cid:paraId="20D665E8" w16cid:durableId="09D95A49"/>
  <w16cid:commentId w16cid:paraId="4CAAAF48" w16cid:durableId="2BBAA4CD"/>
  <w16cid:commentId w16cid:paraId="7CFA49C5" w16cid:durableId="0936F487"/>
  <w16cid:commentId w16cid:paraId="369154B5" w16cid:durableId="0DDDDE4E"/>
  <w16cid:commentId w16cid:paraId="7FE1670B" w16cid:durableId="3EBBCAB9"/>
  <w16cid:commentId w16cid:paraId="67EBFD3A" w16cid:durableId="0372752F"/>
  <w16cid:commentId w16cid:paraId="7DD6C907" w16cid:durableId="554BFD72"/>
  <w16cid:commentId w16cid:paraId="6BA44153" w16cid:durableId="6B8CB0B7"/>
  <w16cid:commentId w16cid:paraId="23FBE7D1" w16cid:durableId="16C9EC7A"/>
  <w16cid:commentId w16cid:paraId="275603FB" w16cid:durableId="1FEAEC5B"/>
  <w16cid:commentId w16cid:paraId="777EAF1B" w16cid:durableId="588A5422"/>
  <w16cid:commentId w16cid:paraId="5B6DEA64" w16cid:durableId="15CAD9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205CD" w14:textId="77777777" w:rsidR="003076E1" w:rsidRDefault="003076E1" w:rsidP="00E447BD">
      <w:pPr>
        <w:spacing w:line="240" w:lineRule="auto"/>
      </w:pPr>
      <w:r>
        <w:separator/>
      </w:r>
    </w:p>
  </w:endnote>
  <w:endnote w:type="continuationSeparator" w:id="0">
    <w:p w14:paraId="7BB1877C" w14:textId="77777777" w:rsidR="003076E1" w:rsidRDefault="003076E1"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87" w:author="Marek Małek" w:date="2024-01-31T18:31:00Z"/>
  <w:sdt>
    <w:sdtPr>
      <w:id w:val="-411398992"/>
      <w:docPartObj>
        <w:docPartGallery w:val="Page Numbers (Bottom of Page)"/>
        <w:docPartUnique/>
      </w:docPartObj>
    </w:sdtPr>
    <w:sdtContent>
      <w:customXmlInsRangeEnd w:id="387"/>
      <w:p w14:paraId="7A60094F" w14:textId="32B563AB" w:rsidR="00E121FB" w:rsidRDefault="00E121FB">
        <w:pPr>
          <w:pStyle w:val="Stopka"/>
          <w:jc w:val="right"/>
          <w:rPr>
            <w:ins w:id="388" w:author="Marek Małek" w:date="2024-01-31T18:31:00Z"/>
          </w:rPr>
        </w:pPr>
        <w:ins w:id="389" w:author="Marek Małek" w:date="2024-01-31T18:31:00Z">
          <w:r>
            <w:fldChar w:fldCharType="begin"/>
          </w:r>
          <w:r>
            <w:instrText>PAGE   \* MERGEFORMAT</w:instrText>
          </w:r>
          <w:r>
            <w:fldChar w:fldCharType="separate"/>
          </w:r>
          <w:r>
            <w:t>2</w:t>
          </w:r>
          <w:r>
            <w:fldChar w:fldCharType="end"/>
          </w:r>
        </w:ins>
      </w:p>
      <w:customXmlInsRangeStart w:id="390" w:author="Marek Małek" w:date="2024-01-31T18:31:00Z"/>
    </w:sdtContent>
  </w:sdt>
  <w:customXmlInsRangeEnd w:id="390"/>
  <w:p w14:paraId="70C2A941" w14:textId="77777777" w:rsidR="00E121FB" w:rsidRDefault="00E121F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91" w:author="Marek Małek" w:date="2024-01-31T18:32:00Z"/>
  <w:sdt>
    <w:sdtPr>
      <w:id w:val="-737933863"/>
      <w:docPartObj>
        <w:docPartGallery w:val="Page Numbers (Bottom of Page)"/>
        <w:docPartUnique/>
      </w:docPartObj>
    </w:sdtPr>
    <w:sdtContent>
      <w:customXmlInsRangeEnd w:id="391"/>
      <w:p w14:paraId="78C209BA" w14:textId="4104A389" w:rsidR="007A700F" w:rsidRDefault="007A700F">
        <w:pPr>
          <w:pStyle w:val="Stopka"/>
          <w:jc w:val="right"/>
          <w:rPr>
            <w:ins w:id="392" w:author="Marek Małek" w:date="2024-01-31T18:32:00Z"/>
          </w:rPr>
        </w:pPr>
        <w:ins w:id="393" w:author="Marek Małek" w:date="2024-01-31T18:32:00Z">
          <w:r>
            <w:fldChar w:fldCharType="begin"/>
          </w:r>
          <w:r>
            <w:instrText>PAGE   \* MERGEFORMAT</w:instrText>
          </w:r>
          <w:r>
            <w:fldChar w:fldCharType="separate"/>
          </w:r>
          <w:r>
            <w:t>2</w:t>
          </w:r>
          <w:r>
            <w:fldChar w:fldCharType="end"/>
          </w:r>
        </w:ins>
      </w:p>
      <w:customXmlInsRangeStart w:id="394" w:author="Marek Małek" w:date="2024-01-31T18:32:00Z"/>
    </w:sdtContent>
  </w:sdt>
  <w:customXmlInsRangeEnd w:id="394"/>
  <w:p w14:paraId="2315137A" w14:textId="77777777" w:rsidR="007A700F" w:rsidRDefault="007A70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CD6FD" w14:textId="77777777" w:rsidR="003076E1" w:rsidRDefault="003076E1" w:rsidP="00E447BD">
      <w:pPr>
        <w:spacing w:line="240" w:lineRule="auto"/>
      </w:pPr>
      <w:r>
        <w:separator/>
      </w:r>
    </w:p>
  </w:footnote>
  <w:footnote w:type="continuationSeparator" w:id="0">
    <w:p w14:paraId="5B92110F" w14:textId="77777777" w:rsidR="003076E1" w:rsidRDefault="003076E1"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AAAE43B" w14:textId="77777777" w:rsidR="005864A2" w:rsidRDefault="005864A2" w:rsidP="005864A2">
      <w:pPr>
        <w:pStyle w:val="Tekstprzypisudolnego"/>
        <w:rPr>
          <w:ins w:id="192" w:author="Marek Małek" w:date="2024-01-31T17:11:00Z"/>
        </w:rPr>
      </w:pPr>
      <w:ins w:id="193" w:author="Marek Małek" w:date="2024-01-31T17:11:00Z">
        <w:r>
          <w:rPr>
            <w:rStyle w:val="Odwoanieprzypisudolnego"/>
          </w:rPr>
          <w:footnoteRef/>
        </w:r>
        <w:r>
          <w:t xml:space="preserve"> </w:t>
        </w:r>
        <w:r w:rsidRPr="00055177">
          <w:t>https://arxiv.org/pdf/1602.07261v2.pdf</w:t>
        </w:r>
      </w:ins>
    </w:p>
  </w:footnote>
  <w:footnote w:id="3">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4">
    <w:p w14:paraId="4DAF04EE" w14:textId="7F08CCD9" w:rsidR="00055177" w:rsidDel="005864A2" w:rsidRDefault="00055177">
      <w:pPr>
        <w:pStyle w:val="Tekstprzypisudolnego"/>
        <w:rPr>
          <w:del w:id="200" w:author="Marek Małek" w:date="2024-01-31T17:11:00Z"/>
        </w:rPr>
      </w:pPr>
      <w:del w:id="201" w:author="Marek Małek" w:date="2024-01-31T17:11:00Z">
        <w:r w:rsidDel="005864A2">
          <w:rPr>
            <w:rStyle w:val="Odwoanieprzypisudolnego"/>
          </w:rPr>
          <w:footnoteRef/>
        </w:r>
        <w:r w:rsidDel="005864A2">
          <w:delText xml:space="preserve"> </w:delText>
        </w:r>
        <w:r w:rsidRPr="00055177" w:rsidDel="005864A2">
          <w:delText>https://arxiv.org/pdf/1602.07261v2.pdf</w:delText>
        </w:r>
      </w:del>
    </w:p>
  </w:footnote>
  <w:footnote w:id="5">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6">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7">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8">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9">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10">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1">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2">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3">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4">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5">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6">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82230E3"/>
    <w:multiLevelType w:val="hybridMultilevel"/>
    <w:tmpl w:val="4C3AB2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B70073"/>
    <w:multiLevelType w:val="hybridMultilevel"/>
    <w:tmpl w:val="D9C625D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9"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0"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2"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6"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7"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9"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3"/>
  </w:num>
  <w:num w:numId="2" w16cid:durableId="2023123319">
    <w:abstractNumId w:val="11"/>
  </w:num>
  <w:num w:numId="3" w16cid:durableId="503864570">
    <w:abstractNumId w:val="27"/>
  </w:num>
  <w:num w:numId="4" w16cid:durableId="1279723026">
    <w:abstractNumId w:val="29"/>
  </w:num>
  <w:num w:numId="5" w16cid:durableId="1878077920">
    <w:abstractNumId w:val="6"/>
  </w:num>
  <w:num w:numId="6" w16cid:durableId="1723554917">
    <w:abstractNumId w:val="7"/>
  </w:num>
  <w:num w:numId="7" w16cid:durableId="1308625161">
    <w:abstractNumId w:val="21"/>
  </w:num>
  <w:num w:numId="8" w16cid:durableId="10649183">
    <w:abstractNumId w:val="20"/>
  </w:num>
  <w:num w:numId="9" w16cid:durableId="1456950709">
    <w:abstractNumId w:val="23"/>
  </w:num>
  <w:num w:numId="10" w16cid:durableId="354232415">
    <w:abstractNumId w:val="3"/>
  </w:num>
  <w:num w:numId="11" w16cid:durableId="1729643882">
    <w:abstractNumId w:val="12"/>
  </w:num>
  <w:num w:numId="12" w16cid:durableId="779909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30"/>
  </w:num>
  <w:num w:numId="17" w16cid:durableId="268898983">
    <w:abstractNumId w:val="15"/>
  </w:num>
  <w:num w:numId="18" w16cid:durableId="1762989493">
    <w:abstractNumId w:val="24"/>
  </w:num>
  <w:num w:numId="19" w16cid:durableId="330184756">
    <w:abstractNumId w:val="18"/>
  </w:num>
  <w:num w:numId="20" w16cid:durableId="1274435933">
    <w:abstractNumId w:val="9"/>
  </w:num>
  <w:num w:numId="21" w16cid:durableId="1865706342">
    <w:abstractNumId w:val="25"/>
  </w:num>
  <w:num w:numId="22" w16cid:durableId="1063256226">
    <w:abstractNumId w:val="1"/>
  </w:num>
  <w:num w:numId="23" w16cid:durableId="1607881304">
    <w:abstractNumId w:val="19"/>
  </w:num>
  <w:num w:numId="24" w16cid:durableId="1307661355">
    <w:abstractNumId w:val="14"/>
  </w:num>
  <w:num w:numId="25" w16cid:durableId="754474649">
    <w:abstractNumId w:val="22"/>
  </w:num>
  <w:num w:numId="26" w16cid:durableId="1006058837">
    <w:abstractNumId w:val="10"/>
  </w:num>
  <w:num w:numId="27" w16cid:durableId="206381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3"/>
    <w:lvlOverride w:ilvl="0">
      <w:startOverride w:val="2"/>
    </w:lvlOverride>
    <w:lvlOverride w:ilvl="1">
      <w:startOverride w:val="1"/>
    </w:lvlOverride>
  </w:num>
  <w:num w:numId="29" w16cid:durableId="2067489603">
    <w:abstractNumId w:val="16"/>
  </w:num>
  <w:num w:numId="30" w16cid:durableId="1872917778">
    <w:abstractNumId w:val="28"/>
  </w:num>
  <w:num w:numId="31" w16cid:durableId="653146802">
    <w:abstractNumId w:val="0"/>
  </w:num>
  <w:num w:numId="32" w16cid:durableId="789477388">
    <w:abstractNumId w:val="17"/>
  </w:num>
  <w:num w:numId="33" w16cid:durableId="371733549">
    <w:abstractNumId w:val="26"/>
  </w:num>
  <w:num w:numId="34" w16cid:durableId="617686492">
    <w:abstractNumId w:val="8"/>
  </w:num>
  <w:num w:numId="35" w16cid:durableId="13009608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ek Małek">
    <w15:presenceInfo w15:providerId="Windows Live" w15:userId="6645c8268ff6d8f5"/>
  </w15:person>
  <w15:person w15:author="Pawel Tomkiewicz">
    <w15:presenceInfo w15:providerId="Windows Live" w15:userId="8f5ff7d82699f9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20888"/>
    <w:rsid w:val="00025E85"/>
    <w:rsid w:val="0003641F"/>
    <w:rsid w:val="00045DF5"/>
    <w:rsid w:val="00047E7F"/>
    <w:rsid w:val="00055177"/>
    <w:rsid w:val="00055D04"/>
    <w:rsid w:val="0005680F"/>
    <w:rsid w:val="000617E3"/>
    <w:rsid w:val="00062BF8"/>
    <w:rsid w:val="00075B86"/>
    <w:rsid w:val="00077FC5"/>
    <w:rsid w:val="0008235B"/>
    <w:rsid w:val="00094D39"/>
    <w:rsid w:val="000A7CCF"/>
    <w:rsid w:val="000D2318"/>
    <w:rsid w:val="000D40B1"/>
    <w:rsid w:val="000D5AFA"/>
    <w:rsid w:val="000E54BC"/>
    <w:rsid w:val="000E7DAF"/>
    <w:rsid w:val="000F3368"/>
    <w:rsid w:val="000F608D"/>
    <w:rsid w:val="00103AA3"/>
    <w:rsid w:val="0014310D"/>
    <w:rsid w:val="00153645"/>
    <w:rsid w:val="00170AA6"/>
    <w:rsid w:val="00172F7F"/>
    <w:rsid w:val="00192AC1"/>
    <w:rsid w:val="001B15B0"/>
    <w:rsid w:val="001B19F8"/>
    <w:rsid w:val="001C3331"/>
    <w:rsid w:val="001D01A5"/>
    <w:rsid w:val="001E1AAC"/>
    <w:rsid w:val="001E24B7"/>
    <w:rsid w:val="001F67A8"/>
    <w:rsid w:val="002043C8"/>
    <w:rsid w:val="00206D75"/>
    <w:rsid w:val="0021009B"/>
    <w:rsid w:val="002176E8"/>
    <w:rsid w:val="00230993"/>
    <w:rsid w:val="00252D93"/>
    <w:rsid w:val="002554BD"/>
    <w:rsid w:val="00255D53"/>
    <w:rsid w:val="00257F2B"/>
    <w:rsid w:val="00260331"/>
    <w:rsid w:val="00266972"/>
    <w:rsid w:val="00290245"/>
    <w:rsid w:val="00296C94"/>
    <w:rsid w:val="002A14E6"/>
    <w:rsid w:val="002A31C9"/>
    <w:rsid w:val="002B17EB"/>
    <w:rsid w:val="002C032E"/>
    <w:rsid w:val="002C6C8C"/>
    <w:rsid w:val="002E586A"/>
    <w:rsid w:val="003042E7"/>
    <w:rsid w:val="003076E1"/>
    <w:rsid w:val="00316BBE"/>
    <w:rsid w:val="003175C8"/>
    <w:rsid w:val="00331C54"/>
    <w:rsid w:val="0033379A"/>
    <w:rsid w:val="00334CDF"/>
    <w:rsid w:val="00336035"/>
    <w:rsid w:val="00344D96"/>
    <w:rsid w:val="003465C0"/>
    <w:rsid w:val="0035166A"/>
    <w:rsid w:val="003532ED"/>
    <w:rsid w:val="00354D0B"/>
    <w:rsid w:val="003655E5"/>
    <w:rsid w:val="00365A2D"/>
    <w:rsid w:val="00385E13"/>
    <w:rsid w:val="00386040"/>
    <w:rsid w:val="003966D0"/>
    <w:rsid w:val="003A519C"/>
    <w:rsid w:val="003A791F"/>
    <w:rsid w:val="003D7EF9"/>
    <w:rsid w:val="003E1ABA"/>
    <w:rsid w:val="003E5AD1"/>
    <w:rsid w:val="003E724F"/>
    <w:rsid w:val="00403211"/>
    <w:rsid w:val="00422435"/>
    <w:rsid w:val="00433700"/>
    <w:rsid w:val="0044243B"/>
    <w:rsid w:val="004461C4"/>
    <w:rsid w:val="00452013"/>
    <w:rsid w:val="00452908"/>
    <w:rsid w:val="004572C0"/>
    <w:rsid w:val="00464AAB"/>
    <w:rsid w:val="00467B51"/>
    <w:rsid w:val="00476501"/>
    <w:rsid w:val="004824DC"/>
    <w:rsid w:val="004825F6"/>
    <w:rsid w:val="004B110E"/>
    <w:rsid w:val="004B3DD7"/>
    <w:rsid w:val="004C395D"/>
    <w:rsid w:val="004D0F3D"/>
    <w:rsid w:val="004D7007"/>
    <w:rsid w:val="004E465D"/>
    <w:rsid w:val="004F1D19"/>
    <w:rsid w:val="004F1FC7"/>
    <w:rsid w:val="005077D8"/>
    <w:rsid w:val="00520EAB"/>
    <w:rsid w:val="005406AC"/>
    <w:rsid w:val="005464E4"/>
    <w:rsid w:val="00560DDF"/>
    <w:rsid w:val="00563EF4"/>
    <w:rsid w:val="00572E47"/>
    <w:rsid w:val="005864A2"/>
    <w:rsid w:val="00593C89"/>
    <w:rsid w:val="005962F6"/>
    <w:rsid w:val="00597A2C"/>
    <w:rsid w:val="005B202D"/>
    <w:rsid w:val="005C2093"/>
    <w:rsid w:val="005D1BC9"/>
    <w:rsid w:val="005D6C2D"/>
    <w:rsid w:val="005D7C83"/>
    <w:rsid w:val="005E1EB4"/>
    <w:rsid w:val="005E26B8"/>
    <w:rsid w:val="005E5B7D"/>
    <w:rsid w:val="005F13A8"/>
    <w:rsid w:val="005F7080"/>
    <w:rsid w:val="0060172A"/>
    <w:rsid w:val="00605BB9"/>
    <w:rsid w:val="0062155B"/>
    <w:rsid w:val="006304FA"/>
    <w:rsid w:val="00632319"/>
    <w:rsid w:val="00654154"/>
    <w:rsid w:val="00655028"/>
    <w:rsid w:val="0069076A"/>
    <w:rsid w:val="006950BC"/>
    <w:rsid w:val="006B0978"/>
    <w:rsid w:val="006B4BDD"/>
    <w:rsid w:val="006C1804"/>
    <w:rsid w:val="006D26D4"/>
    <w:rsid w:val="006E13A7"/>
    <w:rsid w:val="006E4CCB"/>
    <w:rsid w:val="006F656D"/>
    <w:rsid w:val="006F7C5E"/>
    <w:rsid w:val="0070522D"/>
    <w:rsid w:val="007055E3"/>
    <w:rsid w:val="00711625"/>
    <w:rsid w:val="007120A3"/>
    <w:rsid w:val="00714165"/>
    <w:rsid w:val="007154B2"/>
    <w:rsid w:val="00720C23"/>
    <w:rsid w:val="00732239"/>
    <w:rsid w:val="007338EE"/>
    <w:rsid w:val="00735DE7"/>
    <w:rsid w:val="007415E0"/>
    <w:rsid w:val="00744208"/>
    <w:rsid w:val="0077456F"/>
    <w:rsid w:val="007804B3"/>
    <w:rsid w:val="007849B2"/>
    <w:rsid w:val="007953D5"/>
    <w:rsid w:val="007A0E55"/>
    <w:rsid w:val="007A515E"/>
    <w:rsid w:val="007A700F"/>
    <w:rsid w:val="007B0842"/>
    <w:rsid w:val="007C6897"/>
    <w:rsid w:val="007E7B0E"/>
    <w:rsid w:val="007F23F5"/>
    <w:rsid w:val="00800119"/>
    <w:rsid w:val="00800A84"/>
    <w:rsid w:val="00807481"/>
    <w:rsid w:val="0081583A"/>
    <w:rsid w:val="00815BFE"/>
    <w:rsid w:val="00821019"/>
    <w:rsid w:val="008217A1"/>
    <w:rsid w:val="00822B75"/>
    <w:rsid w:val="00836B1E"/>
    <w:rsid w:val="00854A86"/>
    <w:rsid w:val="00857EC4"/>
    <w:rsid w:val="00860A07"/>
    <w:rsid w:val="00866FAF"/>
    <w:rsid w:val="0088415B"/>
    <w:rsid w:val="00896968"/>
    <w:rsid w:val="008A534C"/>
    <w:rsid w:val="008A62C4"/>
    <w:rsid w:val="008A65BB"/>
    <w:rsid w:val="008A7DE2"/>
    <w:rsid w:val="008B0FC5"/>
    <w:rsid w:val="008B34FD"/>
    <w:rsid w:val="008C13DA"/>
    <w:rsid w:val="008C28A1"/>
    <w:rsid w:val="008C56AC"/>
    <w:rsid w:val="008C6BD1"/>
    <w:rsid w:val="008C7335"/>
    <w:rsid w:val="008D410B"/>
    <w:rsid w:val="008E6B04"/>
    <w:rsid w:val="008F0CAC"/>
    <w:rsid w:val="0091009D"/>
    <w:rsid w:val="009113E0"/>
    <w:rsid w:val="00923603"/>
    <w:rsid w:val="00930026"/>
    <w:rsid w:val="00931F32"/>
    <w:rsid w:val="00934A13"/>
    <w:rsid w:val="009359B1"/>
    <w:rsid w:val="0095120E"/>
    <w:rsid w:val="00952BDC"/>
    <w:rsid w:val="009555EA"/>
    <w:rsid w:val="00971EFA"/>
    <w:rsid w:val="00980AE1"/>
    <w:rsid w:val="00981205"/>
    <w:rsid w:val="009817E3"/>
    <w:rsid w:val="009A5AC5"/>
    <w:rsid w:val="009C3878"/>
    <w:rsid w:val="009E00D5"/>
    <w:rsid w:val="00A02FE7"/>
    <w:rsid w:val="00A46A24"/>
    <w:rsid w:val="00A47586"/>
    <w:rsid w:val="00A47F4A"/>
    <w:rsid w:val="00A52138"/>
    <w:rsid w:val="00A55544"/>
    <w:rsid w:val="00A64517"/>
    <w:rsid w:val="00A76587"/>
    <w:rsid w:val="00A83707"/>
    <w:rsid w:val="00A92EA7"/>
    <w:rsid w:val="00A933A7"/>
    <w:rsid w:val="00AA5E80"/>
    <w:rsid w:val="00AC453B"/>
    <w:rsid w:val="00AC7671"/>
    <w:rsid w:val="00AE4D5B"/>
    <w:rsid w:val="00AF5470"/>
    <w:rsid w:val="00B022AA"/>
    <w:rsid w:val="00B0456E"/>
    <w:rsid w:val="00B046D2"/>
    <w:rsid w:val="00B31C82"/>
    <w:rsid w:val="00B34629"/>
    <w:rsid w:val="00B360BD"/>
    <w:rsid w:val="00B412B7"/>
    <w:rsid w:val="00B45EF7"/>
    <w:rsid w:val="00B64F99"/>
    <w:rsid w:val="00B80A8F"/>
    <w:rsid w:val="00B813B6"/>
    <w:rsid w:val="00BA1C54"/>
    <w:rsid w:val="00BA4579"/>
    <w:rsid w:val="00BB2029"/>
    <w:rsid w:val="00BC1BBB"/>
    <w:rsid w:val="00BC1CA4"/>
    <w:rsid w:val="00BD3F3E"/>
    <w:rsid w:val="00BD59D4"/>
    <w:rsid w:val="00BD5A08"/>
    <w:rsid w:val="00C07920"/>
    <w:rsid w:val="00C258D0"/>
    <w:rsid w:val="00C42D2E"/>
    <w:rsid w:val="00C4471C"/>
    <w:rsid w:val="00C66F11"/>
    <w:rsid w:val="00C76336"/>
    <w:rsid w:val="00CA4451"/>
    <w:rsid w:val="00CA7A33"/>
    <w:rsid w:val="00CC05D3"/>
    <w:rsid w:val="00CC4508"/>
    <w:rsid w:val="00CD12BC"/>
    <w:rsid w:val="00CE209C"/>
    <w:rsid w:val="00D10555"/>
    <w:rsid w:val="00D2169A"/>
    <w:rsid w:val="00D24623"/>
    <w:rsid w:val="00D35BBD"/>
    <w:rsid w:val="00D41AE1"/>
    <w:rsid w:val="00D643A3"/>
    <w:rsid w:val="00D920A2"/>
    <w:rsid w:val="00D93805"/>
    <w:rsid w:val="00D93959"/>
    <w:rsid w:val="00DA09C7"/>
    <w:rsid w:val="00DA797E"/>
    <w:rsid w:val="00DB7860"/>
    <w:rsid w:val="00DD094E"/>
    <w:rsid w:val="00DD24AA"/>
    <w:rsid w:val="00DD3093"/>
    <w:rsid w:val="00DE19EB"/>
    <w:rsid w:val="00DE31A4"/>
    <w:rsid w:val="00DE3640"/>
    <w:rsid w:val="00DE6D84"/>
    <w:rsid w:val="00DF4DB8"/>
    <w:rsid w:val="00DF7655"/>
    <w:rsid w:val="00DF7EBA"/>
    <w:rsid w:val="00E06FDD"/>
    <w:rsid w:val="00E121FB"/>
    <w:rsid w:val="00E16732"/>
    <w:rsid w:val="00E2046C"/>
    <w:rsid w:val="00E27874"/>
    <w:rsid w:val="00E402CE"/>
    <w:rsid w:val="00E41140"/>
    <w:rsid w:val="00E447BD"/>
    <w:rsid w:val="00E46564"/>
    <w:rsid w:val="00E5217E"/>
    <w:rsid w:val="00E55DFB"/>
    <w:rsid w:val="00E628C6"/>
    <w:rsid w:val="00E702EE"/>
    <w:rsid w:val="00E82754"/>
    <w:rsid w:val="00E859C2"/>
    <w:rsid w:val="00E90A9E"/>
    <w:rsid w:val="00E92EE3"/>
    <w:rsid w:val="00E949E7"/>
    <w:rsid w:val="00E969A7"/>
    <w:rsid w:val="00EA48F2"/>
    <w:rsid w:val="00EB00DC"/>
    <w:rsid w:val="00EC5B86"/>
    <w:rsid w:val="00EE21EC"/>
    <w:rsid w:val="00EF08E4"/>
    <w:rsid w:val="00F01021"/>
    <w:rsid w:val="00F11D6F"/>
    <w:rsid w:val="00F1250F"/>
    <w:rsid w:val="00F126AF"/>
    <w:rsid w:val="00F235A4"/>
    <w:rsid w:val="00F2737C"/>
    <w:rsid w:val="00F30CA5"/>
    <w:rsid w:val="00F31DA7"/>
    <w:rsid w:val="00F35F75"/>
    <w:rsid w:val="00F3687F"/>
    <w:rsid w:val="00F4265B"/>
    <w:rsid w:val="00F466D7"/>
    <w:rsid w:val="00F540C7"/>
    <w:rsid w:val="00F5768E"/>
    <w:rsid w:val="00F75C18"/>
    <w:rsid w:val="00F76FE1"/>
    <w:rsid w:val="00F85B67"/>
    <w:rsid w:val="00F97C8E"/>
    <w:rsid w:val="00FB4259"/>
    <w:rsid w:val="00FB5E6C"/>
    <w:rsid w:val="00FD3BD5"/>
    <w:rsid w:val="00FD7758"/>
    <w:rsid w:val="00FF1A5B"/>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2B17EB"/>
    <w:pPr>
      <w:spacing w:after="100"/>
    </w:p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9817E3"/>
    <w:pPr>
      <w:tabs>
        <w:tab w:val="left" w:pos="880"/>
        <w:tab w:val="right" w:leader="dot" w:pos="9062"/>
      </w:tabs>
      <w:spacing w:after="100"/>
      <w:ind w:left="240"/>
      <w:pPrChange w:id="0" w:author="Marek Małek" w:date="2024-01-31T18:00:00Z">
        <w:pPr>
          <w:spacing w:after="100" w:line="360" w:lineRule="auto"/>
          <w:ind w:left="240"/>
        </w:pPr>
      </w:pPrChange>
    </w:pPr>
    <w:rPr>
      <w:rPrChange w:id="0" w:author="Marek Małek" w:date="2024-01-31T18:00:00Z">
        <w:rPr>
          <w:sz w:val="24"/>
          <w:szCs w:val="24"/>
          <w:lang w:val="pl-PL" w:eastAsia="pl-PL" w:bidi="ar-SA"/>
        </w:rPr>
      </w:rPrChange>
    </w:r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 w:type="character" w:styleId="Numerstrony">
    <w:name w:val="page number"/>
    <w:basedOn w:val="Domylnaczcionkaakapitu"/>
    <w:uiPriority w:val="99"/>
    <w:semiHidden/>
    <w:unhideWhenUsed/>
    <w:rsid w:val="00D643A3"/>
  </w:style>
  <w:style w:type="character" w:styleId="Tekstzastpczy">
    <w:name w:val="Placeholder Text"/>
    <w:basedOn w:val="Domylnaczcionkaakapitu"/>
    <w:uiPriority w:val="99"/>
    <w:semiHidden/>
    <w:rsid w:val="005B202D"/>
    <w:rPr>
      <w:color w:val="666666"/>
    </w:rPr>
  </w:style>
  <w:style w:type="character" w:styleId="Odwoaniedokomentarza">
    <w:name w:val="annotation reference"/>
    <w:basedOn w:val="Domylnaczcionkaakapitu"/>
    <w:uiPriority w:val="99"/>
    <w:semiHidden/>
    <w:unhideWhenUsed/>
    <w:rsid w:val="00D41AE1"/>
    <w:rPr>
      <w:sz w:val="16"/>
      <w:szCs w:val="16"/>
    </w:rPr>
  </w:style>
  <w:style w:type="paragraph" w:styleId="Tekstkomentarza">
    <w:name w:val="annotation text"/>
    <w:basedOn w:val="Normalny"/>
    <w:link w:val="TekstkomentarzaZnak"/>
    <w:uiPriority w:val="99"/>
    <w:unhideWhenUsed/>
    <w:rsid w:val="00D41AE1"/>
    <w:pPr>
      <w:spacing w:line="240" w:lineRule="auto"/>
    </w:pPr>
    <w:rPr>
      <w:sz w:val="20"/>
      <w:szCs w:val="20"/>
    </w:rPr>
  </w:style>
  <w:style w:type="character" w:customStyle="1" w:styleId="TekstkomentarzaZnak">
    <w:name w:val="Tekst komentarza Znak"/>
    <w:basedOn w:val="Domylnaczcionkaakapitu"/>
    <w:link w:val="Tekstkomentarza"/>
    <w:uiPriority w:val="99"/>
    <w:rsid w:val="00D41AE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D41AE1"/>
    <w:rPr>
      <w:b/>
      <w:bCs/>
    </w:rPr>
  </w:style>
  <w:style w:type="character" w:customStyle="1" w:styleId="TematkomentarzaZnak">
    <w:name w:val="Temat komentarza Znak"/>
    <w:basedOn w:val="TekstkomentarzaZnak"/>
    <w:link w:val="Tematkomentarza"/>
    <w:uiPriority w:val="99"/>
    <w:semiHidden/>
    <w:rsid w:val="00D41AE1"/>
    <w:rPr>
      <w:rFonts w:ascii="Times New Roman" w:eastAsia="Times New Roman" w:hAnsi="Times New Roman" w:cs="Times New Roman"/>
      <w:b/>
      <w:bCs/>
      <w:sz w:val="20"/>
      <w:szCs w:val="20"/>
      <w:lang w:eastAsia="pl-PL"/>
    </w:rPr>
  </w:style>
  <w:style w:type="paragraph" w:styleId="Poprawka">
    <w:name w:val="Revision"/>
    <w:hidden/>
    <w:uiPriority w:val="99"/>
    <w:semiHidden/>
    <w:rsid w:val="00D41AE1"/>
    <w:pPr>
      <w:spacing w:after="0" w:line="240" w:lineRule="auto"/>
    </w:pPr>
    <w:rPr>
      <w:rFonts w:ascii="Times New Roman" w:eastAsia="Times New Roman" w:hAnsi="Times New Roman" w:cs="Times New Roman"/>
      <w:sz w:val="24"/>
      <w:szCs w:val="24"/>
      <w:lang w:eastAsia="pl-PL"/>
    </w:rPr>
  </w:style>
  <w:style w:type="paragraph" w:styleId="NormalnyWeb">
    <w:name w:val="Normal (Web)"/>
    <w:basedOn w:val="Normalny"/>
    <w:uiPriority w:val="99"/>
    <w:semiHidden/>
    <w:unhideWhenUsed/>
    <w:rsid w:val="0008235B"/>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1392313015">
      <w:bodyDiv w:val="1"/>
      <w:marLeft w:val="0"/>
      <w:marRight w:val="0"/>
      <w:marTop w:val="0"/>
      <w:marBottom w:val="0"/>
      <w:divBdr>
        <w:top w:val="none" w:sz="0" w:space="0" w:color="auto"/>
        <w:left w:val="none" w:sz="0" w:space="0" w:color="auto"/>
        <w:bottom w:val="none" w:sz="0" w:space="0" w:color="auto"/>
        <w:right w:val="none" w:sz="0" w:space="0" w:color="auto"/>
      </w:divBdr>
      <w:divsChild>
        <w:div w:id="665789411">
          <w:marLeft w:val="0"/>
          <w:marRight w:val="0"/>
          <w:marTop w:val="0"/>
          <w:marBottom w:val="0"/>
          <w:divBdr>
            <w:top w:val="single" w:sz="2" w:space="0" w:color="D9D9E3"/>
            <w:left w:val="single" w:sz="2" w:space="0" w:color="D9D9E3"/>
            <w:bottom w:val="single" w:sz="2" w:space="0" w:color="D9D9E3"/>
            <w:right w:val="single" w:sz="2" w:space="0" w:color="D9D9E3"/>
          </w:divBdr>
          <w:divsChild>
            <w:div w:id="17159612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8581">
                  <w:marLeft w:val="0"/>
                  <w:marRight w:val="0"/>
                  <w:marTop w:val="0"/>
                  <w:marBottom w:val="0"/>
                  <w:divBdr>
                    <w:top w:val="single" w:sz="2" w:space="0" w:color="D9D9E3"/>
                    <w:left w:val="single" w:sz="2" w:space="0" w:color="D9D9E3"/>
                    <w:bottom w:val="single" w:sz="2" w:space="0" w:color="D9D9E3"/>
                    <w:right w:val="single" w:sz="2" w:space="0" w:color="D9D9E3"/>
                  </w:divBdr>
                  <w:divsChild>
                    <w:div w:id="2004040138">
                      <w:marLeft w:val="0"/>
                      <w:marRight w:val="0"/>
                      <w:marTop w:val="0"/>
                      <w:marBottom w:val="0"/>
                      <w:divBdr>
                        <w:top w:val="single" w:sz="2" w:space="0" w:color="D9D9E3"/>
                        <w:left w:val="single" w:sz="2" w:space="0" w:color="D9D9E3"/>
                        <w:bottom w:val="single" w:sz="2" w:space="0" w:color="D9D9E3"/>
                        <w:right w:val="single" w:sz="2" w:space="0" w:color="D9D9E3"/>
                      </w:divBdr>
                      <w:divsChild>
                        <w:div w:id="498421885">
                          <w:marLeft w:val="0"/>
                          <w:marRight w:val="0"/>
                          <w:marTop w:val="0"/>
                          <w:marBottom w:val="0"/>
                          <w:divBdr>
                            <w:top w:val="single" w:sz="2" w:space="0" w:color="D9D9E3"/>
                            <w:left w:val="single" w:sz="2" w:space="0" w:color="D9D9E3"/>
                            <w:bottom w:val="single" w:sz="2" w:space="0" w:color="D9D9E3"/>
                            <w:right w:val="single" w:sz="2" w:space="0" w:color="D9D9E3"/>
                          </w:divBdr>
                          <w:divsChild>
                            <w:div w:id="1405646620">
                              <w:marLeft w:val="0"/>
                              <w:marRight w:val="0"/>
                              <w:marTop w:val="0"/>
                              <w:marBottom w:val="0"/>
                              <w:divBdr>
                                <w:top w:val="single" w:sz="2" w:space="0" w:color="D9D9E3"/>
                                <w:left w:val="single" w:sz="2" w:space="0" w:color="D9D9E3"/>
                                <w:bottom w:val="single" w:sz="2" w:space="0" w:color="D9D9E3"/>
                                <w:right w:val="single" w:sz="2" w:space="0" w:color="D9D9E3"/>
                              </w:divBdr>
                              <w:divsChild>
                                <w:div w:id="126163542">
                                  <w:marLeft w:val="0"/>
                                  <w:marRight w:val="0"/>
                                  <w:marTop w:val="0"/>
                                  <w:marBottom w:val="0"/>
                                  <w:divBdr>
                                    <w:top w:val="single" w:sz="2" w:space="0" w:color="D9D9E3"/>
                                    <w:left w:val="single" w:sz="2" w:space="0" w:color="D9D9E3"/>
                                    <w:bottom w:val="single" w:sz="2" w:space="0" w:color="D9D9E3"/>
                                    <w:right w:val="single" w:sz="2" w:space="0" w:color="D9D9E3"/>
                                  </w:divBdr>
                                  <w:divsChild>
                                    <w:div w:id="1164279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897858">
                      <w:marLeft w:val="0"/>
                      <w:marRight w:val="0"/>
                      <w:marTop w:val="0"/>
                      <w:marBottom w:val="0"/>
                      <w:divBdr>
                        <w:top w:val="single" w:sz="2" w:space="0" w:color="D9D9E3"/>
                        <w:left w:val="single" w:sz="2" w:space="0" w:color="D9D9E3"/>
                        <w:bottom w:val="single" w:sz="2" w:space="0" w:color="D9D9E3"/>
                        <w:right w:val="single" w:sz="2" w:space="0" w:color="D9D9E3"/>
                      </w:divBdr>
                      <w:divsChild>
                        <w:div w:id="93405047">
                          <w:marLeft w:val="0"/>
                          <w:marRight w:val="0"/>
                          <w:marTop w:val="0"/>
                          <w:marBottom w:val="0"/>
                          <w:divBdr>
                            <w:top w:val="single" w:sz="2" w:space="0" w:color="D9D9E3"/>
                            <w:left w:val="single" w:sz="2" w:space="0" w:color="D9D9E3"/>
                            <w:bottom w:val="single" w:sz="2" w:space="0" w:color="D9D9E3"/>
                            <w:right w:val="single" w:sz="2" w:space="0" w:color="D9D9E3"/>
                          </w:divBdr>
                        </w:div>
                        <w:div w:id="1219627877">
                          <w:marLeft w:val="0"/>
                          <w:marRight w:val="0"/>
                          <w:marTop w:val="0"/>
                          <w:marBottom w:val="0"/>
                          <w:divBdr>
                            <w:top w:val="single" w:sz="2" w:space="0" w:color="D9D9E3"/>
                            <w:left w:val="single" w:sz="2" w:space="0" w:color="D9D9E3"/>
                            <w:bottom w:val="single" w:sz="2" w:space="0" w:color="D9D9E3"/>
                            <w:right w:val="single" w:sz="2" w:space="0" w:color="D9D9E3"/>
                          </w:divBdr>
                          <w:divsChild>
                            <w:div w:id="652218751">
                              <w:marLeft w:val="0"/>
                              <w:marRight w:val="0"/>
                              <w:marTop w:val="0"/>
                              <w:marBottom w:val="0"/>
                              <w:divBdr>
                                <w:top w:val="single" w:sz="2" w:space="0" w:color="D9D9E3"/>
                                <w:left w:val="single" w:sz="2" w:space="0" w:color="D9D9E3"/>
                                <w:bottom w:val="single" w:sz="2" w:space="0" w:color="D9D9E3"/>
                                <w:right w:val="single" w:sz="2" w:space="0" w:color="D9D9E3"/>
                              </w:divBdr>
                              <w:divsChild>
                                <w:div w:id="778448823">
                                  <w:marLeft w:val="0"/>
                                  <w:marRight w:val="0"/>
                                  <w:marTop w:val="0"/>
                                  <w:marBottom w:val="0"/>
                                  <w:divBdr>
                                    <w:top w:val="single" w:sz="2" w:space="0" w:color="D9D9E3"/>
                                    <w:left w:val="single" w:sz="2" w:space="0" w:color="D9D9E3"/>
                                    <w:bottom w:val="single" w:sz="2" w:space="0" w:color="D9D9E3"/>
                                    <w:right w:val="single" w:sz="2" w:space="0" w:color="D9D9E3"/>
                                  </w:divBdr>
                                  <w:divsChild>
                                    <w:div w:id="155349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995892">
          <w:marLeft w:val="0"/>
          <w:marRight w:val="0"/>
          <w:marTop w:val="0"/>
          <w:marBottom w:val="0"/>
          <w:divBdr>
            <w:top w:val="single" w:sz="2" w:space="0" w:color="D9D9E3"/>
            <w:left w:val="single" w:sz="2" w:space="0" w:color="D9D9E3"/>
            <w:bottom w:val="single" w:sz="2" w:space="0" w:color="D9D9E3"/>
            <w:right w:val="single" w:sz="2" w:space="0" w:color="D9D9E3"/>
          </w:divBdr>
          <w:divsChild>
            <w:div w:id="151799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760403">
                  <w:marLeft w:val="0"/>
                  <w:marRight w:val="0"/>
                  <w:marTop w:val="0"/>
                  <w:marBottom w:val="0"/>
                  <w:divBdr>
                    <w:top w:val="single" w:sz="2" w:space="0" w:color="D9D9E3"/>
                    <w:left w:val="single" w:sz="2" w:space="0" w:color="D9D9E3"/>
                    <w:bottom w:val="single" w:sz="2" w:space="0" w:color="D9D9E3"/>
                    <w:right w:val="single" w:sz="2" w:space="0" w:color="D9D9E3"/>
                  </w:divBdr>
                  <w:divsChild>
                    <w:div w:id="2140877069">
                      <w:marLeft w:val="0"/>
                      <w:marRight w:val="0"/>
                      <w:marTop w:val="0"/>
                      <w:marBottom w:val="0"/>
                      <w:divBdr>
                        <w:top w:val="single" w:sz="2" w:space="0" w:color="D9D9E3"/>
                        <w:left w:val="single" w:sz="2" w:space="0" w:color="D9D9E3"/>
                        <w:bottom w:val="single" w:sz="2" w:space="0" w:color="D9D9E3"/>
                        <w:right w:val="single" w:sz="2" w:space="0" w:color="D9D9E3"/>
                      </w:divBdr>
                      <w:divsChild>
                        <w:div w:id="983434303">
                          <w:marLeft w:val="0"/>
                          <w:marRight w:val="0"/>
                          <w:marTop w:val="0"/>
                          <w:marBottom w:val="0"/>
                          <w:divBdr>
                            <w:top w:val="single" w:sz="2" w:space="0" w:color="D9D9E3"/>
                            <w:left w:val="single" w:sz="2" w:space="0" w:color="D9D9E3"/>
                            <w:bottom w:val="single" w:sz="2" w:space="0" w:color="D9D9E3"/>
                            <w:right w:val="single" w:sz="2" w:space="0" w:color="D9D9E3"/>
                          </w:divBdr>
                          <w:divsChild>
                            <w:div w:id="388578076">
                              <w:marLeft w:val="0"/>
                              <w:marRight w:val="0"/>
                              <w:marTop w:val="0"/>
                              <w:marBottom w:val="0"/>
                              <w:divBdr>
                                <w:top w:val="single" w:sz="2" w:space="0" w:color="D9D9E3"/>
                                <w:left w:val="single" w:sz="2" w:space="0" w:color="D9D9E3"/>
                                <w:bottom w:val="single" w:sz="2" w:space="0" w:color="D9D9E3"/>
                                <w:right w:val="single" w:sz="2" w:space="0" w:color="D9D9E3"/>
                              </w:divBdr>
                              <w:divsChild>
                                <w:div w:id="1454981562">
                                  <w:marLeft w:val="0"/>
                                  <w:marRight w:val="0"/>
                                  <w:marTop w:val="0"/>
                                  <w:marBottom w:val="0"/>
                                  <w:divBdr>
                                    <w:top w:val="single" w:sz="2" w:space="0" w:color="D9D9E3"/>
                                    <w:left w:val="single" w:sz="2" w:space="0" w:color="D9D9E3"/>
                                    <w:bottom w:val="single" w:sz="2" w:space="0" w:color="D9D9E3"/>
                                    <w:right w:val="single" w:sz="2" w:space="0" w:color="D9D9E3"/>
                                  </w:divBdr>
                                  <w:divsChild>
                                    <w:div w:id="104256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9786011">
                      <w:marLeft w:val="0"/>
                      <w:marRight w:val="0"/>
                      <w:marTop w:val="0"/>
                      <w:marBottom w:val="0"/>
                      <w:divBdr>
                        <w:top w:val="single" w:sz="2" w:space="0" w:color="D9D9E3"/>
                        <w:left w:val="single" w:sz="2" w:space="0" w:color="D9D9E3"/>
                        <w:bottom w:val="single" w:sz="2" w:space="0" w:color="D9D9E3"/>
                        <w:right w:val="single" w:sz="2" w:space="0" w:color="D9D9E3"/>
                      </w:divBdr>
                      <w:divsChild>
                        <w:div w:id="1134757615">
                          <w:marLeft w:val="0"/>
                          <w:marRight w:val="0"/>
                          <w:marTop w:val="0"/>
                          <w:marBottom w:val="0"/>
                          <w:divBdr>
                            <w:top w:val="single" w:sz="2" w:space="0" w:color="D9D9E3"/>
                            <w:left w:val="single" w:sz="2" w:space="0" w:color="D9D9E3"/>
                            <w:bottom w:val="single" w:sz="2" w:space="0" w:color="D9D9E3"/>
                            <w:right w:val="single" w:sz="2" w:space="0" w:color="D9D9E3"/>
                          </w:divBdr>
                        </w:div>
                        <w:div w:id="1847790329">
                          <w:marLeft w:val="0"/>
                          <w:marRight w:val="0"/>
                          <w:marTop w:val="0"/>
                          <w:marBottom w:val="0"/>
                          <w:divBdr>
                            <w:top w:val="single" w:sz="2" w:space="0" w:color="D9D9E3"/>
                            <w:left w:val="single" w:sz="2" w:space="0" w:color="D9D9E3"/>
                            <w:bottom w:val="single" w:sz="2" w:space="0" w:color="D9D9E3"/>
                            <w:right w:val="single" w:sz="2" w:space="0" w:color="D9D9E3"/>
                          </w:divBdr>
                          <w:divsChild>
                            <w:div w:id="540173088">
                              <w:marLeft w:val="0"/>
                              <w:marRight w:val="0"/>
                              <w:marTop w:val="0"/>
                              <w:marBottom w:val="0"/>
                              <w:divBdr>
                                <w:top w:val="single" w:sz="2" w:space="0" w:color="D9D9E3"/>
                                <w:left w:val="single" w:sz="2" w:space="0" w:color="D9D9E3"/>
                                <w:bottom w:val="single" w:sz="2" w:space="0" w:color="D9D9E3"/>
                                <w:right w:val="single" w:sz="2" w:space="0" w:color="D9D9E3"/>
                              </w:divBdr>
                              <w:divsChild>
                                <w:div w:id="1782142602">
                                  <w:marLeft w:val="0"/>
                                  <w:marRight w:val="0"/>
                                  <w:marTop w:val="0"/>
                                  <w:marBottom w:val="0"/>
                                  <w:divBdr>
                                    <w:top w:val="single" w:sz="2" w:space="0" w:color="D9D9E3"/>
                                    <w:left w:val="single" w:sz="2" w:space="0" w:color="D9D9E3"/>
                                    <w:bottom w:val="single" w:sz="2" w:space="0" w:color="D9D9E3"/>
                                    <w:right w:val="single" w:sz="2" w:space="0" w:color="D9D9E3"/>
                                  </w:divBdr>
                                  <w:divsChild>
                                    <w:div w:id="203353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32</Pages>
  <Words>5856</Words>
  <Characters>35138</Characters>
  <Application>Microsoft Office Word</Application>
  <DocSecurity>0</DocSecurity>
  <Lines>292</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215</cp:revision>
  <dcterms:created xsi:type="dcterms:W3CDTF">2023-01-17T16:46:00Z</dcterms:created>
  <dcterms:modified xsi:type="dcterms:W3CDTF">2024-01-31T17:34:00Z</dcterms:modified>
</cp:coreProperties>
</file>