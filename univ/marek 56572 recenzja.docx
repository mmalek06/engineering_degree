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1C9C33C2" w:rsidR="003042E7" w:rsidRPr="005A0726" w:rsidRDefault="00206D75" w:rsidP="003042E7">
      <w:pPr>
        <w:spacing w:line="240" w:lineRule="auto"/>
        <w:jc w:val="center"/>
        <w:rPr>
          <w:color w:val="FF0000"/>
          <w:spacing w:val="20"/>
        </w:rPr>
      </w:pPr>
      <w:commentRangeStart w:id="2"/>
      <w:r>
        <w:rPr>
          <w:b/>
          <w:spacing w:val="20"/>
          <w:sz w:val="40"/>
          <w:szCs w:val="40"/>
        </w:rPr>
        <w:t xml:space="preserve">ANALIZA PORÓWNAWCZA </w:t>
      </w:r>
      <w:r w:rsidR="005962F6">
        <w:rPr>
          <w:b/>
          <w:spacing w:val="20"/>
          <w:sz w:val="40"/>
          <w:szCs w:val="40"/>
        </w:rPr>
        <w:t xml:space="preserve">KONWOLUCYJNYCH </w:t>
      </w:r>
      <w:r>
        <w:rPr>
          <w:b/>
          <w:spacing w:val="20"/>
          <w:sz w:val="40"/>
          <w:szCs w:val="40"/>
        </w:rPr>
        <w:t xml:space="preserve">SIECI NEURONOWYCH </w:t>
      </w:r>
      <w:del w:id="3" w:author="Marek Małek" w:date="2024-01-31T17:00:00Z">
        <w:r w:rsidDel="009E00D5">
          <w:rPr>
            <w:b/>
            <w:spacing w:val="20"/>
            <w:sz w:val="40"/>
            <w:szCs w:val="40"/>
          </w:rPr>
          <w:delText>INCEPTION RESNET V2 I XCEPTION</w:delText>
        </w:r>
        <w:r w:rsidR="005962F6" w:rsidDel="009E00D5">
          <w:rPr>
            <w:b/>
            <w:spacing w:val="20"/>
            <w:sz w:val="40"/>
            <w:szCs w:val="40"/>
          </w:rPr>
          <w:delText xml:space="preserve"> </w:delText>
        </w:r>
        <w:r w:rsidR="00981205" w:rsidDel="009E00D5">
          <w:rPr>
            <w:b/>
            <w:spacing w:val="20"/>
            <w:sz w:val="40"/>
            <w:szCs w:val="40"/>
          </w:rPr>
          <w:delText xml:space="preserve">W ZASTOSOWANIU ICH DO </w:delText>
        </w:r>
        <w:r w:rsidR="005962F6" w:rsidDel="009E00D5">
          <w:rPr>
            <w:b/>
            <w:spacing w:val="20"/>
            <w:sz w:val="40"/>
            <w:szCs w:val="40"/>
          </w:rPr>
          <w:delText>KATEGORYZOWANIA ZMIAN SKÓRNYCH</w:delText>
        </w:r>
      </w:del>
      <w:ins w:id="4" w:author="Marek Małek" w:date="2024-01-31T17:00:00Z">
        <w:r w:rsidR="009E00D5">
          <w:rPr>
            <w:b/>
            <w:spacing w:val="20"/>
            <w:sz w:val="40"/>
            <w:szCs w:val="40"/>
          </w:rPr>
          <w:t>W ROZPOZNAWANIU ZMIAN SKÓRNYCH</w:t>
        </w:r>
      </w:ins>
      <w:r w:rsidR="003042E7" w:rsidRPr="005A0726">
        <w:rPr>
          <w:color w:val="FF0000"/>
          <w:spacing w:val="20"/>
        </w:rPr>
        <w:t xml:space="preserve"> </w:t>
      </w:r>
      <w:commentRangeEnd w:id="2"/>
      <w:r w:rsidR="00D41AE1">
        <w:rPr>
          <w:rStyle w:val="Odwoaniedokomentarza"/>
        </w:rPr>
        <w:commentReference w:id="2"/>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5" w:name="_Toc110601087" w:displacedByCustomXml="next"/>
    <w:bookmarkStart w:id="6"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commentRangeStart w:id="7"/>
        <w:commentRangeStart w:id="8"/>
        <w:p w14:paraId="30F1077D" w14:textId="299E167E" w:rsidR="0031061B" w:rsidRDefault="00952BDC">
          <w:pPr>
            <w:pStyle w:val="Spistreci1"/>
            <w:rPr>
              <w:ins w:id="9" w:author="Marek Małek" w:date="2024-02-07T09:39:00Z"/>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ins w:id="10" w:author="Marek Małek" w:date="2024-02-07T09:39:00Z">
            <w:r w:rsidR="0031061B" w:rsidRPr="00E742C6">
              <w:rPr>
                <w:rStyle w:val="Hipercze"/>
                <w:noProof/>
              </w:rPr>
              <w:fldChar w:fldCharType="begin"/>
            </w:r>
            <w:r w:rsidR="0031061B" w:rsidRPr="00E742C6">
              <w:rPr>
                <w:rStyle w:val="Hipercze"/>
                <w:noProof/>
              </w:rPr>
              <w:instrText xml:space="preserve"> </w:instrText>
            </w:r>
            <w:r w:rsidR="0031061B">
              <w:rPr>
                <w:noProof/>
              </w:rPr>
              <w:instrText>HYPERLINK \l "_Toc158191165"</w:instrText>
            </w:r>
            <w:r w:rsidR="0031061B" w:rsidRPr="00E742C6">
              <w:rPr>
                <w:rStyle w:val="Hipercze"/>
                <w:noProof/>
              </w:rPr>
              <w:instrText xml:space="preserve"> </w:instrText>
            </w:r>
            <w:r w:rsidR="0031061B" w:rsidRPr="00E742C6">
              <w:rPr>
                <w:rStyle w:val="Hipercze"/>
                <w:noProof/>
              </w:rPr>
            </w:r>
            <w:r w:rsidR="0031061B" w:rsidRPr="00E742C6">
              <w:rPr>
                <w:rStyle w:val="Hipercze"/>
                <w:noProof/>
              </w:rPr>
              <w:fldChar w:fldCharType="separate"/>
            </w:r>
            <w:r w:rsidR="0031061B" w:rsidRPr="00E742C6">
              <w:rPr>
                <w:rStyle w:val="Hipercze"/>
                <w:noProof/>
              </w:rPr>
              <w:t>WSTĘP</w:t>
            </w:r>
            <w:r w:rsidR="0031061B">
              <w:rPr>
                <w:noProof/>
                <w:webHidden/>
              </w:rPr>
              <w:tab/>
            </w:r>
            <w:r w:rsidR="0031061B">
              <w:rPr>
                <w:noProof/>
                <w:webHidden/>
              </w:rPr>
              <w:fldChar w:fldCharType="begin"/>
            </w:r>
            <w:r w:rsidR="0031061B">
              <w:rPr>
                <w:noProof/>
                <w:webHidden/>
              </w:rPr>
              <w:instrText xml:space="preserve"> PAGEREF _Toc158191165 \h </w:instrText>
            </w:r>
          </w:ins>
          <w:r w:rsidR="0031061B">
            <w:rPr>
              <w:noProof/>
              <w:webHidden/>
            </w:rPr>
          </w:r>
          <w:r w:rsidR="0031061B">
            <w:rPr>
              <w:noProof/>
              <w:webHidden/>
            </w:rPr>
            <w:fldChar w:fldCharType="separate"/>
          </w:r>
          <w:ins w:id="11" w:author="Marek Małek" w:date="2024-02-07T09:39:00Z">
            <w:r w:rsidR="0031061B">
              <w:rPr>
                <w:noProof/>
                <w:webHidden/>
              </w:rPr>
              <w:t>2</w:t>
            </w:r>
            <w:r w:rsidR="0031061B">
              <w:rPr>
                <w:noProof/>
                <w:webHidden/>
              </w:rPr>
              <w:fldChar w:fldCharType="end"/>
            </w:r>
            <w:r w:rsidR="0031061B" w:rsidRPr="00E742C6">
              <w:rPr>
                <w:rStyle w:val="Hipercze"/>
                <w:noProof/>
              </w:rPr>
              <w:fldChar w:fldCharType="end"/>
            </w:r>
          </w:ins>
        </w:p>
        <w:p w14:paraId="29B92592" w14:textId="1584FC9E" w:rsidR="0031061B" w:rsidRDefault="0031061B">
          <w:pPr>
            <w:pStyle w:val="Spistreci1"/>
            <w:rPr>
              <w:ins w:id="12" w:author="Marek Małek" w:date="2024-02-07T09:39:00Z"/>
              <w:rFonts w:asciiTheme="minorHAnsi" w:eastAsiaTheme="minorEastAsia" w:hAnsiTheme="minorHAnsi" w:cstheme="minorBidi"/>
              <w:noProof/>
              <w:kern w:val="2"/>
              <w:sz w:val="22"/>
              <w:szCs w:val="22"/>
              <w14:ligatures w14:val="standardContextual"/>
            </w:rPr>
          </w:pPr>
          <w:ins w:id="13"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"_Toc158191166"</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Rozdział 1 – Historia Sieci Neuronowych</w:t>
            </w:r>
            <w:r>
              <w:rPr>
                <w:noProof/>
                <w:webHidden/>
              </w:rPr>
              <w:tab/>
            </w:r>
            <w:r>
              <w:rPr>
                <w:noProof/>
                <w:webHidden/>
              </w:rPr>
              <w:fldChar w:fldCharType="begin"/>
            </w:r>
            <w:r>
              <w:rPr>
                <w:noProof/>
                <w:webHidden/>
              </w:rPr>
              <w:instrText xml:space="preserve"> PAGEREF _Toc158191166 \h </w:instrText>
            </w:r>
          </w:ins>
          <w:r>
            <w:rPr>
              <w:noProof/>
              <w:webHidden/>
            </w:rPr>
          </w:r>
          <w:r>
            <w:rPr>
              <w:noProof/>
              <w:webHidden/>
            </w:rPr>
            <w:fldChar w:fldCharType="separate"/>
          </w:r>
          <w:ins w:id="14" w:author="Marek Małek" w:date="2024-02-07T09:39:00Z">
            <w:r>
              <w:rPr>
                <w:noProof/>
                <w:webHidden/>
              </w:rPr>
              <w:t>4</w:t>
            </w:r>
            <w:r>
              <w:rPr>
                <w:noProof/>
                <w:webHidden/>
              </w:rPr>
              <w:fldChar w:fldCharType="end"/>
            </w:r>
            <w:r w:rsidRPr="00E742C6">
              <w:rPr>
                <w:rStyle w:val="Hipercze"/>
                <w:noProof/>
              </w:rPr>
              <w:fldChar w:fldCharType="end"/>
            </w:r>
          </w:ins>
        </w:p>
        <w:p w14:paraId="3EE31FBD" w14:textId="7D6829EE" w:rsidR="0031061B" w:rsidRDefault="0031061B">
          <w:pPr>
            <w:pStyle w:val="Spistreci2"/>
            <w:rPr>
              <w:ins w:id="15" w:author="Marek Małek" w:date="2024-02-07T09:39:00Z"/>
              <w:rFonts w:asciiTheme="minorHAnsi" w:eastAsiaTheme="minorEastAsia" w:hAnsiTheme="minorHAnsi" w:cstheme="minorBidi"/>
              <w:noProof/>
              <w:kern w:val="2"/>
              <w:sz w:val="22"/>
              <w:szCs w:val="22"/>
              <w14:ligatures w14:val="standardContextual"/>
            </w:rPr>
          </w:pPr>
          <w:ins w:id="16"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"_Toc158191167"</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1.1</w:t>
            </w:r>
            <w:r>
              <w:rPr>
                <w:rFonts w:asciiTheme="minorHAnsi" w:eastAsiaTheme="minorEastAsia" w:hAnsiTheme="minorHAnsi" w:cstheme="minorBidi"/>
                <w:noProof/>
                <w:kern w:val="2"/>
                <w:sz w:val="22"/>
                <w:szCs w:val="22"/>
                <w14:ligatures w14:val="standardContextual"/>
              </w:rPr>
              <w:tab/>
            </w:r>
            <w:r w:rsidRPr="00E742C6">
              <w:rPr>
                <w:rStyle w:val="Hipercze"/>
                <w:noProof/>
              </w:rPr>
              <w:t>Wprowadzenie</w:t>
            </w:r>
            <w:r>
              <w:rPr>
                <w:noProof/>
                <w:webHidden/>
              </w:rPr>
              <w:tab/>
            </w:r>
            <w:r>
              <w:rPr>
                <w:noProof/>
                <w:webHidden/>
              </w:rPr>
              <w:fldChar w:fldCharType="begin"/>
            </w:r>
            <w:r>
              <w:rPr>
                <w:noProof/>
                <w:webHidden/>
              </w:rPr>
              <w:instrText xml:space="preserve"> PAGEREF _Toc158191167 \h </w:instrText>
            </w:r>
          </w:ins>
          <w:r>
            <w:rPr>
              <w:noProof/>
              <w:webHidden/>
            </w:rPr>
          </w:r>
          <w:r>
            <w:rPr>
              <w:noProof/>
              <w:webHidden/>
            </w:rPr>
            <w:fldChar w:fldCharType="separate"/>
          </w:r>
          <w:ins w:id="17" w:author="Marek Małek" w:date="2024-02-07T09:39:00Z">
            <w:r>
              <w:rPr>
                <w:noProof/>
                <w:webHidden/>
              </w:rPr>
              <w:t>4</w:t>
            </w:r>
            <w:r>
              <w:rPr>
                <w:noProof/>
                <w:webHidden/>
              </w:rPr>
              <w:fldChar w:fldCharType="end"/>
            </w:r>
            <w:r w:rsidRPr="00E742C6">
              <w:rPr>
                <w:rStyle w:val="Hipercze"/>
                <w:noProof/>
              </w:rPr>
              <w:fldChar w:fldCharType="end"/>
            </w:r>
          </w:ins>
        </w:p>
        <w:p w14:paraId="2A457D5D" w14:textId="2CE61600" w:rsidR="0031061B" w:rsidRDefault="0031061B">
          <w:pPr>
            <w:pStyle w:val="Spistreci2"/>
            <w:rPr>
              <w:ins w:id="18" w:author="Marek Małek" w:date="2024-02-07T09:39:00Z"/>
              <w:rFonts w:asciiTheme="minorHAnsi" w:eastAsiaTheme="minorEastAsia" w:hAnsiTheme="minorHAnsi" w:cstheme="minorBidi"/>
              <w:noProof/>
              <w:kern w:val="2"/>
              <w:sz w:val="22"/>
              <w:szCs w:val="22"/>
              <w14:ligatures w14:val="standardContextual"/>
            </w:rPr>
          </w:pPr>
          <w:ins w:id="19"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"_Toc158191168"</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1.2</w:t>
            </w:r>
            <w:r>
              <w:rPr>
                <w:rFonts w:asciiTheme="minorHAnsi" w:eastAsiaTheme="minorEastAsia" w:hAnsiTheme="minorHAnsi" w:cstheme="minorBidi"/>
                <w:noProof/>
                <w:kern w:val="2"/>
                <w:sz w:val="22"/>
                <w:szCs w:val="22"/>
                <w14:ligatures w14:val="standardContextual"/>
              </w:rPr>
              <w:tab/>
            </w:r>
            <w:r w:rsidRPr="00E742C6">
              <w:rPr>
                <w:rStyle w:val="Hipercze"/>
                <w:noProof/>
              </w:rPr>
              <w:t>Konwolucyjne Sieci Neuronowe (CNN)</w:t>
            </w:r>
            <w:r>
              <w:rPr>
                <w:noProof/>
                <w:webHidden/>
              </w:rPr>
              <w:tab/>
            </w:r>
            <w:r>
              <w:rPr>
                <w:noProof/>
                <w:webHidden/>
              </w:rPr>
              <w:fldChar w:fldCharType="begin"/>
            </w:r>
            <w:r>
              <w:rPr>
                <w:noProof/>
                <w:webHidden/>
              </w:rPr>
              <w:instrText xml:space="preserve"> PAGEREF _Toc158191168 \h </w:instrText>
            </w:r>
          </w:ins>
          <w:r>
            <w:rPr>
              <w:noProof/>
              <w:webHidden/>
            </w:rPr>
          </w:r>
          <w:r>
            <w:rPr>
              <w:noProof/>
              <w:webHidden/>
            </w:rPr>
            <w:fldChar w:fldCharType="separate"/>
          </w:r>
          <w:ins w:id="20" w:author="Marek Małek" w:date="2024-02-07T09:39:00Z">
            <w:r>
              <w:rPr>
                <w:noProof/>
                <w:webHidden/>
              </w:rPr>
              <w:t>5</w:t>
            </w:r>
            <w:r>
              <w:rPr>
                <w:noProof/>
                <w:webHidden/>
              </w:rPr>
              <w:fldChar w:fldCharType="end"/>
            </w:r>
            <w:r w:rsidRPr="00E742C6">
              <w:rPr>
                <w:rStyle w:val="Hipercze"/>
                <w:noProof/>
              </w:rPr>
              <w:fldChar w:fldCharType="end"/>
            </w:r>
          </w:ins>
        </w:p>
        <w:p w14:paraId="46E71B3F" w14:textId="1BA3708F" w:rsidR="0031061B" w:rsidRDefault="0031061B">
          <w:pPr>
            <w:pStyle w:val="Spistreci2"/>
            <w:rPr>
              <w:ins w:id="21" w:author="Marek Małek" w:date="2024-02-07T09:39:00Z"/>
              <w:rFonts w:asciiTheme="minorHAnsi" w:eastAsiaTheme="minorEastAsia" w:hAnsiTheme="minorHAnsi" w:cstheme="minorBidi"/>
              <w:noProof/>
              <w:kern w:val="2"/>
              <w:sz w:val="22"/>
              <w:szCs w:val="22"/>
              <w14:ligatures w14:val="standardContextual"/>
            </w:rPr>
          </w:pPr>
          <w:ins w:id="22"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"_Toc158191169"</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1.3</w:t>
            </w:r>
            <w:r>
              <w:rPr>
                <w:rFonts w:asciiTheme="minorHAnsi" w:eastAsiaTheme="minorEastAsia" w:hAnsiTheme="minorHAnsi" w:cstheme="minorBidi"/>
                <w:noProof/>
                <w:kern w:val="2"/>
                <w:sz w:val="22"/>
                <w:szCs w:val="22"/>
                <w14:ligatures w14:val="standardContextual"/>
              </w:rPr>
              <w:tab/>
            </w:r>
            <w:r w:rsidRPr="00E742C6">
              <w:rPr>
                <w:rStyle w:val="Hipercze"/>
                <w:noProof/>
              </w:rPr>
              <w:t>Mechanizm propagacji wstecznej</w:t>
            </w:r>
            <w:r>
              <w:rPr>
                <w:noProof/>
                <w:webHidden/>
              </w:rPr>
              <w:tab/>
            </w:r>
            <w:r>
              <w:rPr>
                <w:noProof/>
                <w:webHidden/>
              </w:rPr>
              <w:fldChar w:fldCharType="begin"/>
            </w:r>
            <w:r>
              <w:rPr>
                <w:noProof/>
                <w:webHidden/>
              </w:rPr>
              <w:instrText xml:space="preserve"> PAGEREF _Toc158191169 \h </w:instrText>
            </w:r>
          </w:ins>
          <w:r>
            <w:rPr>
              <w:noProof/>
              <w:webHidden/>
            </w:rPr>
          </w:r>
          <w:r>
            <w:rPr>
              <w:noProof/>
              <w:webHidden/>
            </w:rPr>
            <w:fldChar w:fldCharType="separate"/>
          </w:r>
          <w:ins w:id="23" w:author="Marek Małek" w:date="2024-02-07T09:39:00Z">
            <w:r>
              <w:rPr>
                <w:noProof/>
                <w:webHidden/>
              </w:rPr>
              <w:t>6</w:t>
            </w:r>
            <w:r>
              <w:rPr>
                <w:noProof/>
                <w:webHidden/>
              </w:rPr>
              <w:fldChar w:fldCharType="end"/>
            </w:r>
            <w:r w:rsidRPr="00E742C6">
              <w:rPr>
                <w:rStyle w:val="Hipercze"/>
                <w:noProof/>
              </w:rPr>
              <w:fldChar w:fldCharType="end"/>
            </w:r>
          </w:ins>
        </w:p>
        <w:p w14:paraId="2B0D1E26" w14:textId="7E8393CB" w:rsidR="0031061B" w:rsidRDefault="0031061B">
          <w:pPr>
            <w:pStyle w:val="Spistreci2"/>
            <w:rPr>
              <w:ins w:id="24" w:author="Marek Małek" w:date="2024-02-07T09:39:00Z"/>
              <w:rFonts w:asciiTheme="minorHAnsi" w:eastAsiaTheme="minorEastAsia" w:hAnsiTheme="minorHAnsi" w:cstheme="minorBidi"/>
              <w:noProof/>
              <w:kern w:val="2"/>
              <w:sz w:val="22"/>
              <w:szCs w:val="22"/>
              <w14:ligatures w14:val="standardContextual"/>
            </w:rPr>
          </w:pPr>
          <w:ins w:id="25"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"_Toc158191170"</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1.4</w:t>
            </w:r>
            <w:r>
              <w:rPr>
                <w:rFonts w:asciiTheme="minorHAnsi" w:eastAsiaTheme="minorEastAsia" w:hAnsiTheme="minorHAnsi" w:cstheme="minorBidi"/>
                <w:noProof/>
                <w:kern w:val="2"/>
                <w:sz w:val="22"/>
                <w:szCs w:val="22"/>
                <w14:ligatures w14:val="standardContextual"/>
              </w:rPr>
              <w:tab/>
            </w:r>
            <w:r w:rsidRPr="00E742C6">
              <w:rPr>
                <w:rStyle w:val="Hipercze"/>
                <w:noProof/>
              </w:rPr>
              <w:t>Operacja konwolucji</w:t>
            </w:r>
            <w:r>
              <w:rPr>
                <w:noProof/>
                <w:webHidden/>
              </w:rPr>
              <w:tab/>
            </w:r>
            <w:r>
              <w:rPr>
                <w:noProof/>
                <w:webHidden/>
              </w:rPr>
              <w:fldChar w:fldCharType="begin"/>
            </w:r>
            <w:r>
              <w:rPr>
                <w:noProof/>
                <w:webHidden/>
              </w:rPr>
              <w:instrText xml:space="preserve"> PAGEREF _Toc158191170 \h </w:instrText>
            </w:r>
          </w:ins>
          <w:r>
            <w:rPr>
              <w:noProof/>
              <w:webHidden/>
            </w:rPr>
          </w:r>
          <w:r>
            <w:rPr>
              <w:noProof/>
              <w:webHidden/>
            </w:rPr>
            <w:fldChar w:fldCharType="separate"/>
          </w:r>
          <w:ins w:id="26" w:author="Marek Małek" w:date="2024-02-07T09:39:00Z">
            <w:r>
              <w:rPr>
                <w:noProof/>
                <w:webHidden/>
              </w:rPr>
              <w:t>7</w:t>
            </w:r>
            <w:r>
              <w:rPr>
                <w:noProof/>
                <w:webHidden/>
              </w:rPr>
              <w:fldChar w:fldCharType="end"/>
            </w:r>
            <w:r w:rsidRPr="00E742C6">
              <w:rPr>
                <w:rStyle w:val="Hipercze"/>
                <w:noProof/>
              </w:rPr>
              <w:fldChar w:fldCharType="end"/>
            </w:r>
          </w:ins>
        </w:p>
        <w:p w14:paraId="314A5E9D" w14:textId="22BD6FE9" w:rsidR="0031061B" w:rsidRDefault="0031061B">
          <w:pPr>
            <w:pStyle w:val="Spistreci2"/>
            <w:rPr>
              <w:ins w:id="27" w:author="Marek Małek" w:date="2024-02-07T09:39:00Z"/>
              <w:rFonts w:asciiTheme="minorHAnsi" w:eastAsiaTheme="minorEastAsia" w:hAnsiTheme="minorHAnsi" w:cstheme="minorBidi"/>
              <w:noProof/>
              <w:kern w:val="2"/>
              <w:sz w:val="22"/>
              <w:szCs w:val="22"/>
              <w14:ligatures w14:val="standardContextual"/>
            </w:rPr>
          </w:pPr>
          <w:ins w:id="28"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"_Toc158191171"</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1.5</w:t>
            </w:r>
            <w:r>
              <w:rPr>
                <w:rFonts w:asciiTheme="minorHAnsi" w:eastAsiaTheme="minorEastAsia" w:hAnsiTheme="minorHAnsi" w:cstheme="minorBidi"/>
                <w:noProof/>
                <w:kern w:val="2"/>
                <w:sz w:val="22"/>
                <w:szCs w:val="22"/>
                <w14:ligatures w14:val="standardContextual"/>
              </w:rPr>
              <w:tab/>
            </w:r>
            <w:r w:rsidRPr="00E742C6">
              <w:rPr>
                <w:rStyle w:val="Hipercze"/>
                <w:noProof/>
              </w:rPr>
              <w:t>Użyte narzędzia i technologie</w:t>
            </w:r>
            <w:r>
              <w:rPr>
                <w:noProof/>
                <w:webHidden/>
              </w:rPr>
              <w:tab/>
            </w:r>
            <w:r>
              <w:rPr>
                <w:noProof/>
                <w:webHidden/>
              </w:rPr>
              <w:fldChar w:fldCharType="begin"/>
            </w:r>
            <w:r>
              <w:rPr>
                <w:noProof/>
                <w:webHidden/>
              </w:rPr>
              <w:instrText xml:space="preserve"> PAGEREF _Toc158191171 \h </w:instrText>
            </w:r>
          </w:ins>
          <w:r>
            <w:rPr>
              <w:noProof/>
              <w:webHidden/>
            </w:rPr>
          </w:r>
          <w:r>
            <w:rPr>
              <w:noProof/>
              <w:webHidden/>
            </w:rPr>
            <w:fldChar w:fldCharType="separate"/>
          </w:r>
          <w:ins w:id="29" w:author="Marek Małek" w:date="2024-02-07T09:39:00Z">
            <w:r>
              <w:rPr>
                <w:noProof/>
                <w:webHidden/>
              </w:rPr>
              <w:t>8</w:t>
            </w:r>
            <w:r>
              <w:rPr>
                <w:noProof/>
                <w:webHidden/>
              </w:rPr>
              <w:fldChar w:fldCharType="end"/>
            </w:r>
            <w:r w:rsidRPr="00E742C6">
              <w:rPr>
                <w:rStyle w:val="Hipercze"/>
                <w:noProof/>
              </w:rPr>
              <w:fldChar w:fldCharType="end"/>
            </w:r>
          </w:ins>
        </w:p>
        <w:p w14:paraId="0D1C7977" w14:textId="385E5D12" w:rsidR="0031061B" w:rsidRDefault="0031061B">
          <w:pPr>
            <w:pStyle w:val="Spistreci1"/>
            <w:rPr>
              <w:ins w:id="30" w:author="Marek Małek" w:date="2024-02-07T09:39:00Z"/>
              <w:rFonts w:asciiTheme="minorHAnsi" w:eastAsiaTheme="minorEastAsia" w:hAnsiTheme="minorHAnsi" w:cstheme="minorBidi"/>
              <w:noProof/>
              <w:kern w:val="2"/>
              <w:sz w:val="22"/>
              <w:szCs w:val="22"/>
              <w14:ligatures w14:val="standardContextual"/>
            </w:rPr>
          </w:pPr>
          <w:ins w:id="31"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"_Toc158191172"</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_Toc158191172 \h </w:instrText>
            </w:r>
          </w:ins>
          <w:r>
            <w:rPr>
              <w:noProof/>
              <w:webHidden/>
            </w:rPr>
          </w:r>
          <w:r>
            <w:rPr>
              <w:noProof/>
              <w:webHidden/>
            </w:rPr>
            <w:fldChar w:fldCharType="separate"/>
          </w:r>
          <w:ins w:id="32" w:author="Marek Małek" w:date="2024-02-07T09:39:00Z">
            <w:r>
              <w:rPr>
                <w:noProof/>
                <w:webHidden/>
              </w:rPr>
              <w:t>9</w:t>
            </w:r>
            <w:r>
              <w:rPr>
                <w:noProof/>
                <w:webHidden/>
              </w:rPr>
              <w:fldChar w:fldCharType="end"/>
            </w:r>
            <w:r w:rsidRPr="00E742C6">
              <w:rPr>
                <w:rStyle w:val="Hipercze"/>
                <w:noProof/>
              </w:rPr>
              <w:fldChar w:fldCharType="end"/>
            </w:r>
          </w:ins>
        </w:p>
        <w:p w14:paraId="186C8833" w14:textId="7B35417E" w:rsidR="0031061B" w:rsidRDefault="0031061B">
          <w:pPr>
            <w:pStyle w:val="Spistreci2"/>
            <w:rPr>
              <w:ins w:id="33" w:author="Marek Małek" w:date="2024-02-07T09:39:00Z"/>
              <w:rFonts w:asciiTheme="minorHAnsi" w:eastAsiaTheme="minorEastAsia" w:hAnsiTheme="minorHAnsi" w:cstheme="minorBidi"/>
              <w:noProof/>
              <w:kern w:val="2"/>
              <w:sz w:val="22"/>
              <w:szCs w:val="22"/>
              <w14:ligatures w14:val="standardContextual"/>
            </w:rPr>
          </w:pPr>
          <w:ins w:id="34"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"_Toc158191174"</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2.1</w:t>
            </w:r>
            <w:r>
              <w:rPr>
                <w:rFonts w:asciiTheme="minorHAnsi" w:eastAsiaTheme="minorEastAsia" w:hAnsiTheme="minorHAnsi" w:cstheme="minorBidi"/>
                <w:noProof/>
                <w:kern w:val="2"/>
                <w:sz w:val="22"/>
                <w:szCs w:val="22"/>
                <w14:ligatures w14:val="standardContextual"/>
              </w:rPr>
              <w:tab/>
            </w:r>
            <w:r w:rsidRPr="00E742C6">
              <w:rPr>
                <w:rStyle w:val="Hipercze"/>
                <w:noProof/>
              </w:rPr>
              <w:t>Architektura InceptionResNetV2</w:t>
            </w:r>
            <w:r>
              <w:rPr>
                <w:noProof/>
                <w:webHidden/>
              </w:rPr>
              <w:tab/>
            </w:r>
            <w:r>
              <w:rPr>
                <w:noProof/>
                <w:webHidden/>
              </w:rPr>
              <w:fldChar w:fldCharType="begin"/>
            </w:r>
            <w:r>
              <w:rPr>
                <w:noProof/>
                <w:webHidden/>
              </w:rPr>
              <w:instrText xml:space="preserve"> PAGEREF _Toc158191174 \h </w:instrText>
            </w:r>
          </w:ins>
          <w:r>
            <w:rPr>
              <w:noProof/>
              <w:webHidden/>
            </w:rPr>
          </w:r>
          <w:r>
            <w:rPr>
              <w:noProof/>
              <w:webHidden/>
            </w:rPr>
            <w:fldChar w:fldCharType="separate"/>
          </w:r>
          <w:ins w:id="35" w:author="Marek Małek" w:date="2024-02-07T09:39:00Z">
            <w:r>
              <w:rPr>
                <w:noProof/>
                <w:webHidden/>
              </w:rPr>
              <w:t>9</w:t>
            </w:r>
            <w:r>
              <w:rPr>
                <w:noProof/>
                <w:webHidden/>
              </w:rPr>
              <w:fldChar w:fldCharType="end"/>
            </w:r>
            <w:r w:rsidRPr="00E742C6">
              <w:rPr>
                <w:rStyle w:val="Hipercze"/>
                <w:noProof/>
              </w:rPr>
              <w:fldChar w:fldCharType="end"/>
            </w:r>
          </w:ins>
        </w:p>
        <w:p w14:paraId="16B1C853" w14:textId="512D7F81" w:rsidR="0031061B" w:rsidRDefault="0031061B">
          <w:pPr>
            <w:pStyle w:val="Spistreci2"/>
            <w:rPr>
              <w:ins w:id="36" w:author="Marek Małek" w:date="2024-02-07T09:39:00Z"/>
              <w:rFonts w:asciiTheme="minorHAnsi" w:eastAsiaTheme="minorEastAsia" w:hAnsiTheme="minorHAnsi" w:cstheme="minorBidi"/>
              <w:noProof/>
              <w:kern w:val="2"/>
              <w:sz w:val="22"/>
              <w:szCs w:val="22"/>
              <w14:ligatures w14:val="standardContextual"/>
            </w:rPr>
          </w:pPr>
          <w:ins w:id="37"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"_Toc158191175"</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2.2</w:t>
            </w:r>
            <w:r>
              <w:rPr>
                <w:rFonts w:asciiTheme="minorHAnsi" w:eastAsiaTheme="minorEastAsia" w:hAnsiTheme="minorHAnsi" w:cstheme="minorBidi"/>
                <w:noProof/>
                <w:kern w:val="2"/>
                <w:sz w:val="22"/>
                <w:szCs w:val="22"/>
                <w14:ligatures w14:val="standardContextual"/>
              </w:rPr>
              <w:tab/>
            </w:r>
            <w:r w:rsidRPr="00E742C6">
              <w:rPr>
                <w:rStyle w:val="Hipercze"/>
                <w:noProof/>
              </w:rPr>
              <w:t>Architektura Xception</w:t>
            </w:r>
            <w:r>
              <w:rPr>
                <w:noProof/>
                <w:webHidden/>
              </w:rPr>
              <w:tab/>
            </w:r>
            <w:r>
              <w:rPr>
                <w:noProof/>
                <w:webHidden/>
              </w:rPr>
              <w:fldChar w:fldCharType="begin"/>
            </w:r>
            <w:r>
              <w:rPr>
                <w:noProof/>
                <w:webHidden/>
              </w:rPr>
              <w:instrText xml:space="preserve"> PAGEREF _Toc158191175 \h </w:instrText>
            </w:r>
          </w:ins>
          <w:r>
            <w:rPr>
              <w:noProof/>
              <w:webHidden/>
            </w:rPr>
          </w:r>
          <w:r>
            <w:rPr>
              <w:noProof/>
              <w:webHidden/>
            </w:rPr>
            <w:fldChar w:fldCharType="separate"/>
          </w:r>
          <w:ins w:id="38" w:author="Marek Małek" w:date="2024-02-07T09:39:00Z">
            <w:r>
              <w:rPr>
                <w:noProof/>
                <w:webHidden/>
              </w:rPr>
              <w:t>10</w:t>
            </w:r>
            <w:r>
              <w:rPr>
                <w:noProof/>
                <w:webHidden/>
              </w:rPr>
              <w:fldChar w:fldCharType="end"/>
            </w:r>
            <w:r w:rsidRPr="00E742C6">
              <w:rPr>
                <w:rStyle w:val="Hipercze"/>
                <w:noProof/>
              </w:rPr>
              <w:fldChar w:fldCharType="end"/>
            </w:r>
          </w:ins>
        </w:p>
        <w:p w14:paraId="3D5EC9AE" w14:textId="7323FB3C" w:rsidR="0031061B" w:rsidRDefault="0031061B">
          <w:pPr>
            <w:pStyle w:val="Spistreci1"/>
            <w:rPr>
              <w:ins w:id="39" w:author="Marek Małek" w:date="2024-02-07T09:39:00Z"/>
              <w:rFonts w:asciiTheme="minorHAnsi" w:eastAsiaTheme="minorEastAsia" w:hAnsiTheme="minorHAnsi" w:cstheme="minorBidi"/>
              <w:noProof/>
              <w:kern w:val="2"/>
              <w:sz w:val="22"/>
              <w:szCs w:val="22"/>
              <w14:ligatures w14:val="standardContextual"/>
            </w:rPr>
          </w:pPr>
          <w:ins w:id="40"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"_Toc158191176"</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Rozdział 3 – Proces Trenowania Modeli</w:t>
            </w:r>
            <w:r>
              <w:rPr>
                <w:noProof/>
                <w:webHidden/>
              </w:rPr>
              <w:tab/>
            </w:r>
            <w:r>
              <w:rPr>
                <w:noProof/>
                <w:webHidden/>
              </w:rPr>
              <w:fldChar w:fldCharType="begin"/>
            </w:r>
            <w:r>
              <w:rPr>
                <w:noProof/>
                <w:webHidden/>
              </w:rPr>
              <w:instrText xml:space="preserve"> PAGEREF _Toc158191176 \h </w:instrText>
            </w:r>
          </w:ins>
          <w:r>
            <w:rPr>
              <w:noProof/>
              <w:webHidden/>
            </w:rPr>
          </w:r>
          <w:r>
            <w:rPr>
              <w:noProof/>
              <w:webHidden/>
            </w:rPr>
            <w:fldChar w:fldCharType="separate"/>
          </w:r>
          <w:ins w:id="41" w:author="Marek Małek" w:date="2024-02-07T09:39:00Z">
            <w:r>
              <w:rPr>
                <w:noProof/>
                <w:webHidden/>
              </w:rPr>
              <w:t>12</w:t>
            </w:r>
            <w:r>
              <w:rPr>
                <w:noProof/>
                <w:webHidden/>
              </w:rPr>
              <w:fldChar w:fldCharType="end"/>
            </w:r>
            <w:r w:rsidRPr="00E742C6">
              <w:rPr>
                <w:rStyle w:val="Hipercze"/>
                <w:noProof/>
              </w:rPr>
              <w:fldChar w:fldCharType="end"/>
            </w:r>
          </w:ins>
        </w:p>
        <w:p w14:paraId="786BF485" w14:textId="38C4B0BA" w:rsidR="0031061B" w:rsidRDefault="0031061B">
          <w:pPr>
            <w:pStyle w:val="Spistreci2"/>
            <w:rPr>
              <w:ins w:id="42" w:author="Marek Małek" w:date="2024-02-07T09:39:00Z"/>
              <w:rFonts w:asciiTheme="minorHAnsi" w:eastAsiaTheme="minorEastAsia" w:hAnsiTheme="minorHAnsi" w:cstheme="minorBidi"/>
              <w:noProof/>
              <w:kern w:val="2"/>
              <w:sz w:val="22"/>
              <w:szCs w:val="22"/>
              <w14:ligatures w14:val="standardContextual"/>
            </w:rPr>
          </w:pPr>
          <w:ins w:id="43"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"_Toc158191178"</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3.1</w:t>
            </w:r>
            <w:r>
              <w:rPr>
                <w:rFonts w:asciiTheme="minorHAnsi" w:eastAsiaTheme="minorEastAsia" w:hAnsiTheme="minorHAnsi" w:cstheme="minorBidi"/>
                <w:noProof/>
                <w:kern w:val="2"/>
                <w:sz w:val="22"/>
                <w:szCs w:val="22"/>
                <w14:ligatures w14:val="standardContextual"/>
              </w:rPr>
              <w:tab/>
            </w:r>
            <w:r w:rsidRPr="00E742C6">
              <w:rPr>
                <w:rStyle w:val="Hipercze"/>
                <w:noProof/>
              </w:rPr>
              <w:t>Zbiór danych i EDA</w:t>
            </w:r>
            <w:r>
              <w:rPr>
                <w:noProof/>
                <w:webHidden/>
              </w:rPr>
              <w:tab/>
            </w:r>
            <w:r>
              <w:rPr>
                <w:noProof/>
                <w:webHidden/>
              </w:rPr>
              <w:fldChar w:fldCharType="begin"/>
            </w:r>
            <w:r>
              <w:rPr>
                <w:noProof/>
                <w:webHidden/>
              </w:rPr>
              <w:instrText xml:space="preserve"> PAGEREF _Toc158191178 \h </w:instrText>
            </w:r>
          </w:ins>
          <w:r>
            <w:rPr>
              <w:noProof/>
              <w:webHidden/>
            </w:rPr>
          </w:r>
          <w:r>
            <w:rPr>
              <w:noProof/>
              <w:webHidden/>
            </w:rPr>
            <w:fldChar w:fldCharType="separate"/>
          </w:r>
          <w:ins w:id="44" w:author="Marek Małek" w:date="2024-02-07T09:39:00Z">
            <w:r>
              <w:rPr>
                <w:noProof/>
                <w:webHidden/>
              </w:rPr>
              <w:t>12</w:t>
            </w:r>
            <w:r>
              <w:rPr>
                <w:noProof/>
                <w:webHidden/>
              </w:rPr>
              <w:fldChar w:fldCharType="end"/>
            </w:r>
            <w:r w:rsidRPr="00E742C6">
              <w:rPr>
                <w:rStyle w:val="Hipercze"/>
                <w:noProof/>
              </w:rPr>
              <w:fldChar w:fldCharType="end"/>
            </w:r>
          </w:ins>
        </w:p>
        <w:p w14:paraId="60908A20" w14:textId="57AC97C7" w:rsidR="0031061B" w:rsidRDefault="0031061B">
          <w:pPr>
            <w:pStyle w:val="Spistreci2"/>
            <w:rPr>
              <w:ins w:id="45" w:author="Marek Małek" w:date="2024-02-07T09:39:00Z"/>
              <w:rFonts w:asciiTheme="minorHAnsi" w:eastAsiaTheme="minorEastAsia" w:hAnsiTheme="minorHAnsi" w:cstheme="minorBidi"/>
              <w:noProof/>
              <w:kern w:val="2"/>
              <w:sz w:val="22"/>
              <w:szCs w:val="22"/>
              <w14:ligatures w14:val="standardContextual"/>
            </w:rPr>
          </w:pPr>
          <w:ins w:id="46"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"_Toc158191179"</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3.2</w:t>
            </w:r>
            <w:r>
              <w:rPr>
                <w:rFonts w:asciiTheme="minorHAnsi" w:eastAsiaTheme="minorEastAsia" w:hAnsiTheme="minorHAnsi" w:cstheme="minorBidi"/>
                <w:noProof/>
                <w:kern w:val="2"/>
                <w:sz w:val="22"/>
                <w:szCs w:val="22"/>
                <w14:ligatures w14:val="standardContextual"/>
              </w:rPr>
              <w:tab/>
            </w:r>
            <w:r w:rsidRPr="00E742C6">
              <w:rPr>
                <w:rStyle w:val="Hipercze"/>
                <w:noProof/>
              </w:rPr>
              <w:t>Trenowanie i rezultaty modeli bazowych</w:t>
            </w:r>
            <w:r>
              <w:rPr>
                <w:noProof/>
                <w:webHidden/>
              </w:rPr>
              <w:tab/>
            </w:r>
            <w:r>
              <w:rPr>
                <w:noProof/>
                <w:webHidden/>
              </w:rPr>
              <w:fldChar w:fldCharType="begin"/>
            </w:r>
            <w:r>
              <w:rPr>
                <w:noProof/>
                <w:webHidden/>
              </w:rPr>
              <w:instrText xml:space="preserve"> PAGEREF _Toc158191179 \h </w:instrText>
            </w:r>
          </w:ins>
          <w:r>
            <w:rPr>
              <w:noProof/>
              <w:webHidden/>
            </w:rPr>
          </w:r>
          <w:r>
            <w:rPr>
              <w:noProof/>
              <w:webHidden/>
            </w:rPr>
            <w:fldChar w:fldCharType="separate"/>
          </w:r>
          <w:ins w:id="47" w:author="Marek Małek" w:date="2024-02-07T09:39:00Z">
            <w:r>
              <w:rPr>
                <w:noProof/>
                <w:webHidden/>
              </w:rPr>
              <w:t>13</w:t>
            </w:r>
            <w:r>
              <w:rPr>
                <w:noProof/>
                <w:webHidden/>
              </w:rPr>
              <w:fldChar w:fldCharType="end"/>
            </w:r>
            <w:r w:rsidRPr="00E742C6">
              <w:rPr>
                <w:rStyle w:val="Hipercze"/>
                <w:noProof/>
              </w:rPr>
              <w:fldChar w:fldCharType="end"/>
            </w:r>
          </w:ins>
        </w:p>
        <w:p w14:paraId="240FD88D" w14:textId="1E2A1EC1" w:rsidR="0031061B" w:rsidRDefault="0031061B">
          <w:pPr>
            <w:pStyle w:val="Spistreci2"/>
            <w:rPr>
              <w:ins w:id="48" w:author="Marek Małek" w:date="2024-02-07T09:39:00Z"/>
              <w:rFonts w:asciiTheme="minorHAnsi" w:eastAsiaTheme="minorEastAsia" w:hAnsiTheme="minorHAnsi" w:cstheme="minorBidi"/>
              <w:noProof/>
              <w:kern w:val="2"/>
              <w:sz w:val="22"/>
              <w:szCs w:val="22"/>
              <w14:ligatures w14:val="standardContextual"/>
            </w:rPr>
          </w:pPr>
          <w:ins w:id="49"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"_Toc158191180"</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3.3</w:t>
            </w:r>
            <w:r>
              <w:rPr>
                <w:rFonts w:asciiTheme="minorHAnsi" w:eastAsiaTheme="minorEastAsia" w:hAnsiTheme="minorHAnsi" w:cstheme="minorBidi"/>
                <w:noProof/>
                <w:kern w:val="2"/>
                <w:sz w:val="22"/>
                <w:szCs w:val="22"/>
                <w14:ligatures w14:val="standardContextual"/>
              </w:rPr>
              <w:tab/>
            </w:r>
            <w:r w:rsidRPr="00E742C6">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_Toc158191180 \h </w:instrText>
            </w:r>
          </w:ins>
          <w:r>
            <w:rPr>
              <w:noProof/>
              <w:webHidden/>
            </w:rPr>
          </w:r>
          <w:r>
            <w:rPr>
              <w:noProof/>
              <w:webHidden/>
            </w:rPr>
            <w:fldChar w:fldCharType="separate"/>
          </w:r>
          <w:ins w:id="50" w:author="Marek Małek" w:date="2024-02-07T09:39:00Z">
            <w:r>
              <w:rPr>
                <w:noProof/>
                <w:webHidden/>
              </w:rPr>
              <w:t>15</w:t>
            </w:r>
            <w:r>
              <w:rPr>
                <w:noProof/>
                <w:webHidden/>
              </w:rPr>
              <w:fldChar w:fldCharType="end"/>
            </w:r>
            <w:r w:rsidRPr="00E742C6">
              <w:rPr>
                <w:rStyle w:val="Hipercze"/>
                <w:noProof/>
              </w:rPr>
              <w:fldChar w:fldCharType="end"/>
            </w:r>
          </w:ins>
        </w:p>
        <w:p w14:paraId="0EF3546B" w14:textId="052B1542" w:rsidR="0031061B" w:rsidRDefault="0031061B">
          <w:pPr>
            <w:pStyle w:val="Spistreci2"/>
            <w:rPr>
              <w:ins w:id="51" w:author="Marek Małek" w:date="2024-02-07T09:39:00Z"/>
              <w:rFonts w:asciiTheme="minorHAnsi" w:eastAsiaTheme="minorEastAsia" w:hAnsiTheme="minorHAnsi" w:cstheme="minorBidi"/>
              <w:noProof/>
              <w:kern w:val="2"/>
              <w:sz w:val="22"/>
              <w:szCs w:val="22"/>
              <w14:ligatures w14:val="standardContextual"/>
            </w:rPr>
          </w:pPr>
          <w:ins w:id="52"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"_Toc158191181"</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3.4</w:t>
            </w:r>
            <w:r>
              <w:rPr>
                <w:rFonts w:asciiTheme="minorHAnsi" w:eastAsiaTheme="minorEastAsia" w:hAnsiTheme="minorHAnsi" w:cstheme="minorBidi"/>
                <w:noProof/>
                <w:kern w:val="2"/>
                <w:sz w:val="22"/>
                <w:szCs w:val="22"/>
                <w14:ligatures w14:val="standardContextual"/>
              </w:rPr>
              <w:tab/>
            </w:r>
            <w:r w:rsidRPr="00E742C6">
              <w:rPr>
                <w:rStyle w:val="Hipercze"/>
                <w:noProof/>
              </w:rPr>
              <w:t>Trenowanie sieci neuronowych</w:t>
            </w:r>
            <w:r>
              <w:rPr>
                <w:noProof/>
                <w:webHidden/>
              </w:rPr>
              <w:tab/>
            </w:r>
            <w:r>
              <w:rPr>
                <w:noProof/>
                <w:webHidden/>
              </w:rPr>
              <w:fldChar w:fldCharType="begin"/>
            </w:r>
            <w:r>
              <w:rPr>
                <w:noProof/>
                <w:webHidden/>
              </w:rPr>
              <w:instrText xml:space="preserve"> PAGEREF _Toc158191181 \h </w:instrText>
            </w:r>
          </w:ins>
          <w:r>
            <w:rPr>
              <w:noProof/>
              <w:webHidden/>
            </w:rPr>
          </w:r>
          <w:r>
            <w:rPr>
              <w:noProof/>
              <w:webHidden/>
            </w:rPr>
            <w:fldChar w:fldCharType="separate"/>
          </w:r>
          <w:ins w:id="53" w:author="Marek Małek" w:date="2024-02-07T09:39:00Z">
            <w:r>
              <w:rPr>
                <w:noProof/>
                <w:webHidden/>
              </w:rPr>
              <w:t>17</w:t>
            </w:r>
            <w:r>
              <w:rPr>
                <w:noProof/>
                <w:webHidden/>
              </w:rPr>
              <w:fldChar w:fldCharType="end"/>
            </w:r>
            <w:r w:rsidRPr="00E742C6">
              <w:rPr>
                <w:rStyle w:val="Hipercze"/>
                <w:noProof/>
              </w:rPr>
              <w:fldChar w:fldCharType="end"/>
            </w:r>
          </w:ins>
        </w:p>
        <w:p w14:paraId="27FA5361" w14:textId="3276A7FA" w:rsidR="0031061B" w:rsidRDefault="0031061B">
          <w:pPr>
            <w:pStyle w:val="Spistreci2"/>
            <w:rPr>
              <w:ins w:id="54" w:author="Marek Małek" w:date="2024-02-07T09:39:00Z"/>
              <w:rFonts w:asciiTheme="minorHAnsi" w:eastAsiaTheme="minorEastAsia" w:hAnsiTheme="minorHAnsi" w:cstheme="minorBidi"/>
              <w:noProof/>
              <w:kern w:val="2"/>
              <w:sz w:val="22"/>
              <w:szCs w:val="22"/>
              <w14:ligatures w14:val="standardContextual"/>
            </w:rPr>
          </w:pPr>
          <w:ins w:id="55"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"_Toc158191182"</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3.5</w:t>
            </w:r>
            <w:r>
              <w:rPr>
                <w:rFonts w:asciiTheme="minorHAnsi" w:eastAsiaTheme="minorEastAsia" w:hAnsiTheme="minorHAnsi" w:cstheme="minorBidi"/>
                <w:noProof/>
                <w:kern w:val="2"/>
                <w:sz w:val="22"/>
                <w:szCs w:val="22"/>
                <w14:ligatures w14:val="standardContextual"/>
              </w:rPr>
              <w:tab/>
            </w:r>
            <w:r w:rsidRPr="00E742C6">
              <w:rPr>
                <w:rStyle w:val="Hipercze"/>
                <w:noProof/>
              </w:rPr>
              <w:t>Usprawnianie sieci neuronowych</w:t>
            </w:r>
            <w:r>
              <w:rPr>
                <w:noProof/>
                <w:webHidden/>
              </w:rPr>
              <w:tab/>
            </w:r>
            <w:r>
              <w:rPr>
                <w:noProof/>
                <w:webHidden/>
              </w:rPr>
              <w:fldChar w:fldCharType="begin"/>
            </w:r>
            <w:r>
              <w:rPr>
                <w:noProof/>
                <w:webHidden/>
              </w:rPr>
              <w:instrText xml:space="preserve"> PAGEREF _Toc158191182 \h </w:instrText>
            </w:r>
          </w:ins>
          <w:r>
            <w:rPr>
              <w:noProof/>
              <w:webHidden/>
            </w:rPr>
          </w:r>
          <w:r>
            <w:rPr>
              <w:noProof/>
              <w:webHidden/>
            </w:rPr>
            <w:fldChar w:fldCharType="separate"/>
          </w:r>
          <w:ins w:id="56" w:author="Marek Małek" w:date="2024-02-07T09:39:00Z">
            <w:r>
              <w:rPr>
                <w:noProof/>
                <w:webHidden/>
              </w:rPr>
              <w:t>22</w:t>
            </w:r>
            <w:r>
              <w:rPr>
                <w:noProof/>
                <w:webHidden/>
              </w:rPr>
              <w:fldChar w:fldCharType="end"/>
            </w:r>
            <w:r w:rsidRPr="00E742C6">
              <w:rPr>
                <w:rStyle w:val="Hipercze"/>
                <w:noProof/>
              </w:rPr>
              <w:fldChar w:fldCharType="end"/>
            </w:r>
          </w:ins>
        </w:p>
        <w:p w14:paraId="495D8728" w14:textId="30E6F097" w:rsidR="0031061B" w:rsidRDefault="0031061B">
          <w:pPr>
            <w:pStyle w:val="Spistreci2"/>
            <w:rPr>
              <w:ins w:id="57" w:author="Marek Małek" w:date="2024-02-07T09:39:00Z"/>
              <w:rFonts w:asciiTheme="minorHAnsi" w:eastAsiaTheme="minorEastAsia" w:hAnsiTheme="minorHAnsi" w:cstheme="minorBidi"/>
              <w:noProof/>
              <w:kern w:val="2"/>
              <w:sz w:val="22"/>
              <w:szCs w:val="22"/>
              <w14:ligatures w14:val="standardContextual"/>
            </w:rPr>
          </w:pPr>
          <w:ins w:id="58"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"_Toc158191183"</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3.6</w:t>
            </w:r>
            <w:r>
              <w:rPr>
                <w:rFonts w:asciiTheme="minorHAnsi" w:eastAsiaTheme="minorEastAsia" w:hAnsiTheme="minorHAnsi" w:cstheme="minorBidi"/>
                <w:noProof/>
                <w:kern w:val="2"/>
                <w:sz w:val="22"/>
                <w:szCs w:val="22"/>
                <w14:ligatures w14:val="standardContextual"/>
              </w:rPr>
              <w:tab/>
            </w:r>
            <w:r w:rsidRPr="00E742C6">
              <w:rPr>
                <w:rStyle w:val="Hipercze"/>
                <w:noProof/>
              </w:rPr>
              <w:t>Wizualne porównanie wyników</w:t>
            </w:r>
            <w:r>
              <w:rPr>
                <w:noProof/>
                <w:webHidden/>
              </w:rPr>
              <w:tab/>
            </w:r>
            <w:r>
              <w:rPr>
                <w:noProof/>
                <w:webHidden/>
              </w:rPr>
              <w:fldChar w:fldCharType="begin"/>
            </w:r>
            <w:r>
              <w:rPr>
                <w:noProof/>
                <w:webHidden/>
              </w:rPr>
              <w:instrText xml:space="preserve"> PAGEREF _Toc158191183 \h </w:instrText>
            </w:r>
          </w:ins>
          <w:r>
            <w:rPr>
              <w:noProof/>
              <w:webHidden/>
            </w:rPr>
          </w:r>
          <w:r>
            <w:rPr>
              <w:noProof/>
              <w:webHidden/>
            </w:rPr>
            <w:fldChar w:fldCharType="separate"/>
          </w:r>
          <w:ins w:id="59" w:author="Marek Małek" w:date="2024-02-07T09:39:00Z">
            <w:r>
              <w:rPr>
                <w:noProof/>
                <w:webHidden/>
              </w:rPr>
              <w:t>25</w:t>
            </w:r>
            <w:r>
              <w:rPr>
                <w:noProof/>
                <w:webHidden/>
              </w:rPr>
              <w:fldChar w:fldCharType="end"/>
            </w:r>
            <w:r w:rsidRPr="00E742C6">
              <w:rPr>
                <w:rStyle w:val="Hipercze"/>
                <w:noProof/>
              </w:rPr>
              <w:fldChar w:fldCharType="end"/>
            </w:r>
          </w:ins>
        </w:p>
        <w:p w14:paraId="2416D7FC" w14:textId="1CCF92BE" w:rsidR="0031061B" w:rsidRDefault="0031061B">
          <w:pPr>
            <w:pStyle w:val="Spistreci2"/>
            <w:rPr>
              <w:ins w:id="60" w:author="Marek Małek" w:date="2024-02-07T09:39:00Z"/>
              <w:rFonts w:asciiTheme="minorHAnsi" w:eastAsiaTheme="minorEastAsia" w:hAnsiTheme="minorHAnsi" w:cstheme="minorBidi"/>
              <w:noProof/>
              <w:kern w:val="2"/>
              <w:sz w:val="22"/>
              <w:szCs w:val="22"/>
              <w14:ligatures w14:val="standardContextual"/>
            </w:rPr>
          </w:pPr>
          <w:ins w:id="61"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"_Toc158191184"</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3.7</w:t>
            </w:r>
            <w:r>
              <w:rPr>
                <w:rFonts w:asciiTheme="minorHAnsi" w:eastAsiaTheme="minorEastAsia" w:hAnsiTheme="minorHAnsi" w:cstheme="minorBidi"/>
                <w:noProof/>
                <w:kern w:val="2"/>
                <w:sz w:val="22"/>
                <w:szCs w:val="22"/>
                <w14:ligatures w14:val="standardContextual"/>
              </w:rPr>
              <w:tab/>
            </w:r>
            <w:r w:rsidRPr="00E742C6">
              <w:rPr>
                <w:rStyle w:val="Hipercze"/>
                <w:noProof/>
              </w:rPr>
              <w:t>Statystyczna analiza wyników</w:t>
            </w:r>
            <w:r>
              <w:rPr>
                <w:noProof/>
                <w:webHidden/>
              </w:rPr>
              <w:tab/>
            </w:r>
            <w:r>
              <w:rPr>
                <w:noProof/>
                <w:webHidden/>
              </w:rPr>
              <w:fldChar w:fldCharType="begin"/>
            </w:r>
            <w:r>
              <w:rPr>
                <w:noProof/>
                <w:webHidden/>
              </w:rPr>
              <w:instrText xml:space="preserve"> PAGEREF _Toc158191184 \h </w:instrText>
            </w:r>
          </w:ins>
          <w:r>
            <w:rPr>
              <w:noProof/>
              <w:webHidden/>
            </w:rPr>
          </w:r>
          <w:r>
            <w:rPr>
              <w:noProof/>
              <w:webHidden/>
            </w:rPr>
            <w:fldChar w:fldCharType="separate"/>
          </w:r>
          <w:ins w:id="62" w:author="Marek Małek" w:date="2024-02-07T09:39:00Z">
            <w:r>
              <w:rPr>
                <w:noProof/>
                <w:webHidden/>
              </w:rPr>
              <w:t>29</w:t>
            </w:r>
            <w:r>
              <w:rPr>
                <w:noProof/>
                <w:webHidden/>
              </w:rPr>
              <w:fldChar w:fldCharType="end"/>
            </w:r>
            <w:r w:rsidRPr="00E742C6">
              <w:rPr>
                <w:rStyle w:val="Hipercze"/>
                <w:noProof/>
              </w:rPr>
              <w:fldChar w:fldCharType="end"/>
            </w:r>
          </w:ins>
        </w:p>
        <w:p w14:paraId="1B6898D8" w14:textId="737270E2" w:rsidR="0031061B" w:rsidRDefault="0031061B">
          <w:pPr>
            <w:pStyle w:val="Spistreci1"/>
            <w:rPr>
              <w:ins w:id="63" w:author="Marek Małek" w:date="2024-02-07T09:39:00Z"/>
              <w:rFonts w:asciiTheme="minorHAnsi" w:eastAsiaTheme="minorEastAsia" w:hAnsiTheme="minorHAnsi" w:cstheme="minorBidi"/>
              <w:noProof/>
              <w:kern w:val="2"/>
              <w:sz w:val="22"/>
              <w:szCs w:val="22"/>
              <w14:ligatures w14:val="standardContextual"/>
            </w:rPr>
          </w:pPr>
          <w:ins w:id="64"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"_Toc158191185"</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Rozdział 4 – Wnioski i podsumowanie</w:t>
            </w:r>
            <w:r>
              <w:rPr>
                <w:noProof/>
                <w:webHidden/>
              </w:rPr>
              <w:tab/>
            </w:r>
            <w:r>
              <w:rPr>
                <w:noProof/>
                <w:webHidden/>
              </w:rPr>
              <w:fldChar w:fldCharType="begin"/>
            </w:r>
            <w:r>
              <w:rPr>
                <w:noProof/>
                <w:webHidden/>
              </w:rPr>
              <w:instrText xml:space="preserve"> PAGEREF _Toc158191185 \h </w:instrText>
            </w:r>
          </w:ins>
          <w:r>
            <w:rPr>
              <w:noProof/>
              <w:webHidden/>
            </w:rPr>
          </w:r>
          <w:r>
            <w:rPr>
              <w:noProof/>
              <w:webHidden/>
            </w:rPr>
            <w:fldChar w:fldCharType="separate"/>
          </w:r>
          <w:ins w:id="65" w:author="Marek Małek" w:date="2024-02-07T09:39:00Z">
            <w:r>
              <w:rPr>
                <w:noProof/>
                <w:webHidden/>
              </w:rPr>
              <w:t>34</w:t>
            </w:r>
            <w:r>
              <w:rPr>
                <w:noProof/>
                <w:webHidden/>
              </w:rPr>
              <w:fldChar w:fldCharType="end"/>
            </w:r>
            <w:r w:rsidRPr="00E742C6">
              <w:rPr>
                <w:rStyle w:val="Hipercze"/>
                <w:noProof/>
              </w:rPr>
              <w:fldChar w:fldCharType="end"/>
            </w:r>
          </w:ins>
        </w:p>
        <w:p w14:paraId="16BC5616" w14:textId="5BA96892" w:rsidR="0031061B" w:rsidRDefault="0031061B">
          <w:pPr>
            <w:pStyle w:val="Spistreci1"/>
            <w:rPr>
              <w:ins w:id="66" w:author="Marek Małek" w:date="2024-02-07T09:39:00Z"/>
              <w:rFonts w:asciiTheme="minorHAnsi" w:eastAsiaTheme="minorEastAsia" w:hAnsiTheme="minorHAnsi" w:cstheme="minorBidi"/>
              <w:noProof/>
              <w:kern w:val="2"/>
              <w:sz w:val="22"/>
              <w:szCs w:val="22"/>
              <w14:ligatures w14:val="standardContextual"/>
            </w:rPr>
          </w:pPr>
          <w:ins w:id="67"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"_Toc158191187"</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BIBLIOGRAFIA</w:t>
            </w:r>
            <w:r>
              <w:rPr>
                <w:noProof/>
                <w:webHidden/>
              </w:rPr>
              <w:tab/>
            </w:r>
            <w:r>
              <w:rPr>
                <w:noProof/>
                <w:webHidden/>
              </w:rPr>
              <w:fldChar w:fldCharType="begin"/>
            </w:r>
            <w:r>
              <w:rPr>
                <w:noProof/>
                <w:webHidden/>
              </w:rPr>
              <w:instrText xml:space="preserve"> PAGEREF _Toc158191187 \h </w:instrText>
            </w:r>
          </w:ins>
          <w:r>
            <w:rPr>
              <w:noProof/>
              <w:webHidden/>
            </w:rPr>
          </w:r>
          <w:r>
            <w:rPr>
              <w:noProof/>
              <w:webHidden/>
            </w:rPr>
            <w:fldChar w:fldCharType="separate"/>
          </w:r>
          <w:ins w:id="68" w:author="Marek Małek" w:date="2024-02-07T09:39:00Z">
            <w:r>
              <w:rPr>
                <w:noProof/>
                <w:webHidden/>
              </w:rPr>
              <w:t>35</w:t>
            </w:r>
            <w:r>
              <w:rPr>
                <w:noProof/>
                <w:webHidden/>
              </w:rPr>
              <w:fldChar w:fldCharType="end"/>
            </w:r>
            <w:r w:rsidRPr="00E742C6">
              <w:rPr>
                <w:rStyle w:val="Hipercze"/>
                <w:noProof/>
              </w:rPr>
              <w:fldChar w:fldCharType="end"/>
            </w:r>
          </w:ins>
        </w:p>
        <w:p w14:paraId="523F45A2" w14:textId="4EC203C2" w:rsidR="0031061B" w:rsidRDefault="0031061B">
          <w:pPr>
            <w:pStyle w:val="Spistreci2"/>
            <w:rPr>
              <w:ins w:id="69" w:author="Marek Małek" w:date="2024-02-07T09:39:00Z"/>
              <w:rFonts w:asciiTheme="minorHAnsi" w:eastAsiaTheme="minorEastAsia" w:hAnsiTheme="minorHAnsi" w:cstheme="minorBidi"/>
              <w:noProof/>
              <w:kern w:val="2"/>
              <w:sz w:val="22"/>
              <w:szCs w:val="22"/>
              <w14:ligatures w14:val="standardContextual"/>
            </w:rPr>
          </w:pPr>
          <w:ins w:id="70"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"_Toc158191188"</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Opracowania książkowe</w:t>
            </w:r>
            <w:r>
              <w:rPr>
                <w:noProof/>
                <w:webHidden/>
              </w:rPr>
              <w:tab/>
            </w:r>
            <w:r>
              <w:rPr>
                <w:noProof/>
                <w:webHidden/>
              </w:rPr>
              <w:fldChar w:fldCharType="begin"/>
            </w:r>
            <w:r>
              <w:rPr>
                <w:noProof/>
                <w:webHidden/>
              </w:rPr>
              <w:instrText xml:space="preserve"> PAGEREF _Toc158191188 \h </w:instrText>
            </w:r>
          </w:ins>
          <w:r>
            <w:rPr>
              <w:noProof/>
              <w:webHidden/>
            </w:rPr>
          </w:r>
          <w:r>
            <w:rPr>
              <w:noProof/>
              <w:webHidden/>
            </w:rPr>
            <w:fldChar w:fldCharType="separate"/>
          </w:r>
          <w:ins w:id="71" w:author="Marek Małek" w:date="2024-02-07T09:39:00Z">
            <w:r>
              <w:rPr>
                <w:noProof/>
                <w:webHidden/>
              </w:rPr>
              <w:t>35</w:t>
            </w:r>
            <w:r>
              <w:rPr>
                <w:noProof/>
                <w:webHidden/>
              </w:rPr>
              <w:fldChar w:fldCharType="end"/>
            </w:r>
            <w:r w:rsidRPr="00E742C6">
              <w:rPr>
                <w:rStyle w:val="Hipercze"/>
                <w:noProof/>
              </w:rPr>
              <w:fldChar w:fldCharType="end"/>
            </w:r>
          </w:ins>
        </w:p>
        <w:p w14:paraId="605F482B" w14:textId="7F9F0387" w:rsidR="0031061B" w:rsidRDefault="0031061B">
          <w:pPr>
            <w:pStyle w:val="Spistreci2"/>
            <w:rPr>
              <w:ins w:id="72" w:author="Marek Małek" w:date="2024-02-07T09:39:00Z"/>
              <w:rFonts w:asciiTheme="minorHAnsi" w:eastAsiaTheme="minorEastAsia" w:hAnsiTheme="minorHAnsi" w:cstheme="minorBidi"/>
              <w:noProof/>
              <w:kern w:val="2"/>
              <w:sz w:val="22"/>
              <w:szCs w:val="22"/>
              <w14:ligatures w14:val="standardContextual"/>
            </w:rPr>
          </w:pPr>
          <w:ins w:id="73"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"_Toc158191189"</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Netografia</w:t>
            </w:r>
            <w:r>
              <w:rPr>
                <w:noProof/>
                <w:webHidden/>
              </w:rPr>
              <w:tab/>
            </w:r>
            <w:r>
              <w:rPr>
                <w:noProof/>
                <w:webHidden/>
              </w:rPr>
              <w:fldChar w:fldCharType="begin"/>
            </w:r>
            <w:r>
              <w:rPr>
                <w:noProof/>
                <w:webHidden/>
              </w:rPr>
              <w:instrText xml:space="preserve"> PAGEREF _Toc158191189 \h </w:instrText>
            </w:r>
          </w:ins>
          <w:r>
            <w:rPr>
              <w:noProof/>
              <w:webHidden/>
            </w:rPr>
          </w:r>
          <w:r>
            <w:rPr>
              <w:noProof/>
              <w:webHidden/>
            </w:rPr>
            <w:fldChar w:fldCharType="separate"/>
          </w:r>
          <w:ins w:id="74" w:author="Marek Małek" w:date="2024-02-07T09:39:00Z">
            <w:r>
              <w:rPr>
                <w:noProof/>
                <w:webHidden/>
              </w:rPr>
              <w:t>35</w:t>
            </w:r>
            <w:r>
              <w:rPr>
                <w:noProof/>
                <w:webHidden/>
              </w:rPr>
              <w:fldChar w:fldCharType="end"/>
            </w:r>
            <w:r w:rsidRPr="00E742C6">
              <w:rPr>
                <w:rStyle w:val="Hipercze"/>
                <w:noProof/>
              </w:rPr>
              <w:fldChar w:fldCharType="end"/>
            </w:r>
          </w:ins>
        </w:p>
        <w:p w14:paraId="42607E2D" w14:textId="68365962" w:rsidR="0031061B" w:rsidRDefault="0031061B">
          <w:pPr>
            <w:pStyle w:val="Spistreci1"/>
            <w:rPr>
              <w:ins w:id="75" w:author="Marek Małek" w:date="2024-02-07T09:39:00Z"/>
              <w:rFonts w:asciiTheme="minorHAnsi" w:eastAsiaTheme="minorEastAsia" w:hAnsiTheme="minorHAnsi" w:cstheme="minorBidi"/>
              <w:noProof/>
              <w:kern w:val="2"/>
              <w:sz w:val="22"/>
              <w:szCs w:val="22"/>
              <w14:ligatures w14:val="standardContextual"/>
            </w:rPr>
          </w:pPr>
          <w:ins w:id="76" w:author="Marek Małek" w:date="2024-02-07T09:39:00Z">
            <w:r w:rsidRPr="00E742C6">
              <w:rPr>
                <w:rStyle w:val="Hipercze"/>
                <w:noProof/>
              </w:rPr>
              <w:fldChar w:fldCharType="begin"/>
            </w:r>
            <w:r w:rsidRPr="00E742C6">
              <w:rPr>
                <w:rStyle w:val="Hipercze"/>
                <w:noProof/>
              </w:rPr>
              <w:instrText xml:space="preserve"> </w:instrText>
            </w:r>
            <w:r>
              <w:rPr>
                <w:noProof/>
              </w:rPr>
              <w:instrText>HYPERLINK \l "_Toc158191190"</w:instrText>
            </w:r>
            <w:r w:rsidRPr="00E742C6">
              <w:rPr>
                <w:rStyle w:val="Hipercze"/>
                <w:noProof/>
              </w:rPr>
              <w:instrText xml:space="preserve"> </w:instrText>
            </w:r>
            <w:r w:rsidRPr="00E742C6">
              <w:rPr>
                <w:rStyle w:val="Hipercze"/>
                <w:noProof/>
              </w:rPr>
            </w:r>
            <w:r w:rsidRPr="00E742C6">
              <w:rPr>
                <w:rStyle w:val="Hipercze"/>
                <w:noProof/>
              </w:rPr>
              <w:fldChar w:fldCharType="separate"/>
            </w:r>
            <w:r w:rsidRPr="00E742C6">
              <w:rPr>
                <w:rStyle w:val="Hipercze"/>
                <w:noProof/>
              </w:rPr>
              <w:t>SPIS RYSUNKÓW</w:t>
            </w:r>
            <w:r>
              <w:rPr>
                <w:noProof/>
                <w:webHidden/>
              </w:rPr>
              <w:tab/>
            </w:r>
            <w:r>
              <w:rPr>
                <w:noProof/>
                <w:webHidden/>
              </w:rPr>
              <w:fldChar w:fldCharType="begin"/>
            </w:r>
            <w:r>
              <w:rPr>
                <w:noProof/>
                <w:webHidden/>
              </w:rPr>
              <w:instrText xml:space="preserve"> PAGEREF _Toc158191190 \h </w:instrText>
            </w:r>
          </w:ins>
          <w:r>
            <w:rPr>
              <w:noProof/>
              <w:webHidden/>
            </w:rPr>
          </w:r>
          <w:r>
            <w:rPr>
              <w:noProof/>
              <w:webHidden/>
            </w:rPr>
            <w:fldChar w:fldCharType="separate"/>
          </w:r>
          <w:ins w:id="77" w:author="Marek Małek" w:date="2024-02-07T09:39:00Z">
            <w:r>
              <w:rPr>
                <w:noProof/>
                <w:webHidden/>
              </w:rPr>
              <w:t>36</w:t>
            </w:r>
            <w:r>
              <w:rPr>
                <w:noProof/>
                <w:webHidden/>
              </w:rPr>
              <w:fldChar w:fldCharType="end"/>
            </w:r>
            <w:r w:rsidRPr="00E742C6">
              <w:rPr>
                <w:rStyle w:val="Hipercze"/>
                <w:noProof/>
              </w:rPr>
              <w:fldChar w:fldCharType="end"/>
            </w:r>
          </w:ins>
        </w:p>
        <w:p w14:paraId="4B7D4BAB" w14:textId="0AD5550D" w:rsidR="00422435" w:rsidDel="009817E3" w:rsidRDefault="00422435">
          <w:pPr>
            <w:pStyle w:val="Spistreci1"/>
            <w:rPr>
              <w:del w:id="78" w:author="Marek Małek" w:date="2024-01-31T18:00:00Z"/>
              <w:rFonts w:asciiTheme="minorHAnsi" w:eastAsiaTheme="minorEastAsia" w:hAnsiTheme="minorHAnsi" w:cstheme="minorBidi"/>
              <w:noProof/>
              <w:kern w:val="2"/>
              <w:sz w:val="22"/>
              <w:szCs w:val="22"/>
              <w14:ligatures w14:val="standardContextual"/>
            </w:rPr>
          </w:pPr>
          <w:del w:id="79" w:author="Marek Małek" w:date="2024-01-31T18:00:00Z">
            <w:r w:rsidRPr="009817E3" w:rsidDel="009817E3">
              <w:rPr>
                <w:rPrChange w:id="80" w:author="Marek Małek" w:date="2024-01-31T18:00:00Z">
                  <w:rPr>
                    <w:rStyle w:val="Hipercze"/>
                    <w:noProof/>
                  </w:rPr>
                </w:rPrChange>
              </w:rPr>
              <w:delText>WSTĘP</w:delText>
            </w:r>
            <w:r w:rsidDel="009817E3">
              <w:rPr>
                <w:noProof/>
                <w:webHidden/>
              </w:rPr>
              <w:tab/>
              <w:delText>2</w:delText>
            </w:r>
          </w:del>
        </w:p>
        <w:p w14:paraId="20CCB97D" w14:textId="3A242197" w:rsidR="00422435" w:rsidDel="009817E3" w:rsidRDefault="00422435">
          <w:pPr>
            <w:pStyle w:val="Spistreci1"/>
            <w:rPr>
              <w:del w:id="81" w:author="Marek Małek" w:date="2024-01-31T18:00:00Z"/>
              <w:rFonts w:asciiTheme="minorHAnsi" w:eastAsiaTheme="minorEastAsia" w:hAnsiTheme="minorHAnsi" w:cstheme="minorBidi"/>
              <w:noProof/>
              <w:kern w:val="2"/>
              <w:sz w:val="22"/>
              <w:szCs w:val="22"/>
              <w14:ligatures w14:val="standardContextual"/>
            </w:rPr>
          </w:pPr>
          <w:del w:id="82" w:author="Marek Małek" w:date="2024-01-31T18:00:00Z">
            <w:r w:rsidRPr="009817E3" w:rsidDel="009817E3">
              <w:rPr>
                <w:rPrChange w:id="83" w:author="Marek Małek" w:date="2024-01-31T18:00:00Z">
                  <w:rPr>
                    <w:rStyle w:val="Hipercze"/>
                    <w:noProof/>
                  </w:rPr>
                </w:rPrChange>
              </w:rPr>
              <w:delText>Rozdział 1 – Historia Sieci Neuronowych</w:delText>
            </w:r>
            <w:r w:rsidDel="009817E3">
              <w:rPr>
                <w:noProof/>
                <w:webHidden/>
              </w:rPr>
              <w:tab/>
              <w:delText>4</w:delText>
            </w:r>
          </w:del>
        </w:p>
        <w:p w14:paraId="68F4A622" w14:textId="0FAF2A3D" w:rsidR="00422435" w:rsidDel="009817E3" w:rsidRDefault="00422435">
          <w:pPr>
            <w:pStyle w:val="Spistreci2"/>
            <w:rPr>
              <w:del w:id="84" w:author="Marek Małek" w:date="2024-01-31T18:00:00Z"/>
              <w:rFonts w:asciiTheme="minorHAnsi" w:eastAsiaTheme="minorEastAsia" w:hAnsiTheme="minorHAnsi" w:cstheme="minorBidi"/>
              <w:noProof/>
              <w:kern w:val="2"/>
              <w:sz w:val="22"/>
              <w:szCs w:val="22"/>
              <w14:ligatures w14:val="standardContextual"/>
            </w:rPr>
          </w:pPr>
          <w:del w:id="85" w:author="Marek Małek" w:date="2024-01-31T18:00:00Z">
            <w:r w:rsidRPr="009817E3" w:rsidDel="009817E3">
              <w:rPr>
                <w:rPrChange w:id="86" w:author="Marek Małek" w:date="2024-01-31T18:00:00Z">
                  <w:rPr>
                    <w:rStyle w:val="Hipercze"/>
                    <w:noProof/>
                  </w:rPr>
                </w:rPrChange>
              </w:rPr>
              <w:delText>1.1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87" w:author="Marek Małek" w:date="2024-01-31T18:00:00Z">
                  <w:rPr>
                    <w:rStyle w:val="Hipercze"/>
                    <w:noProof/>
                  </w:rPr>
                </w:rPrChange>
              </w:rPr>
              <w:delText>Wprowadzenie</w:delText>
            </w:r>
            <w:r w:rsidDel="009817E3">
              <w:rPr>
                <w:noProof/>
                <w:webHidden/>
              </w:rPr>
              <w:tab/>
              <w:delText>4</w:delText>
            </w:r>
          </w:del>
        </w:p>
        <w:p w14:paraId="0C964943" w14:textId="621D84DE" w:rsidR="00422435" w:rsidDel="009817E3" w:rsidRDefault="00422435">
          <w:pPr>
            <w:pStyle w:val="Spistreci2"/>
            <w:rPr>
              <w:del w:id="88" w:author="Marek Małek" w:date="2024-01-31T18:00:00Z"/>
              <w:rFonts w:asciiTheme="minorHAnsi" w:eastAsiaTheme="minorEastAsia" w:hAnsiTheme="minorHAnsi" w:cstheme="minorBidi"/>
              <w:noProof/>
              <w:kern w:val="2"/>
              <w:sz w:val="22"/>
              <w:szCs w:val="22"/>
              <w14:ligatures w14:val="standardContextual"/>
            </w:rPr>
          </w:pPr>
          <w:del w:id="89" w:author="Marek Małek" w:date="2024-01-31T18:00:00Z">
            <w:r w:rsidRPr="009817E3" w:rsidDel="009817E3">
              <w:rPr>
                <w:rPrChange w:id="90" w:author="Marek Małek" w:date="2024-01-31T18:00:00Z">
                  <w:rPr>
                    <w:rStyle w:val="Hipercze"/>
                    <w:noProof/>
                  </w:rPr>
                </w:rPrChange>
              </w:rPr>
              <w:delText>1.2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91" w:author="Marek Małek" w:date="2024-01-31T18:00:00Z">
                  <w:rPr>
                    <w:rStyle w:val="Hipercze"/>
                    <w:noProof/>
                  </w:rPr>
                </w:rPrChange>
              </w:rPr>
              <w:delText>Konwolucyjne Sieci Neuronowe (CNN)</w:delText>
            </w:r>
            <w:r w:rsidDel="009817E3">
              <w:rPr>
                <w:noProof/>
                <w:webHidden/>
              </w:rPr>
              <w:tab/>
              <w:delText>5</w:delText>
            </w:r>
          </w:del>
        </w:p>
        <w:p w14:paraId="7C8539D2" w14:textId="1C170815" w:rsidR="00422435" w:rsidDel="009817E3" w:rsidRDefault="00422435">
          <w:pPr>
            <w:pStyle w:val="Spistreci2"/>
            <w:rPr>
              <w:del w:id="92" w:author="Marek Małek" w:date="2024-01-31T18:00:00Z"/>
              <w:rFonts w:asciiTheme="minorHAnsi" w:eastAsiaTheme="minorEastAsia" w:hAnsiTheme="minorHAnsi" w:cstheme="minorBidi"/>
              <w:noProof/>
              <w:kern w:val="2"/>
              <w:sz w:val="22"/>
              <w:szCs w:val="22"/>
              <w14:ligatures w14:val="standardContextual"/>
            </w:rPr>
          </w:pPr>
          <w:del w:id="93" w:author="Marek Małek" w:date="2024-01-31T18:00:00Z">
            <w:r w:rsidRPr="009817E3" w:rsidDel="009817E3">
              <w:rPr>
                <w:rPrChange w:id="94" w:author="Marek Małek" w:date="2024-01-31T18:00:00Z">
                  <w:rPr>
                    <w:rStyle w:val="Hipercze"/>
                    <w:noProof/>
                  </w:rPr>
                </w:rPrChange>
              </w:rPr>
              <w:delText>1.3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95" w:author="Marek Małek" w:date="2024-01-31T18:00:00Z">
                  <w:rPr>
                    <w:rStyle w:val="Hipercze"/>
                    <w:noProof/>
                  </w:rPr>
                </w:rPrChange>
              </w:rPr>
              <w:delText>Mechanizm propagacji wstecznej</w:delText>
            </w:r>
            <w:r w:rsidDel="009817E3">
              <w:rPr>
                <w:noProof/>
                <w:webHidden/>
              </w:rPr>
              <w:tab/>
              <w:delText>6</w:delText>
            </w:r>
          </w:del>
        </w:p>
        <w:p w14:paraId="1E082D1E" w14:textId="5C633C92" w:rsidR="00422435" w:rsidDel="009817E3" w:rsidRDefault="00422435">
          <w:pPr>
            <w:pStyle w:val="Spistreci2"/>
            <w:rPr>
              <w:del w:id="96" w:author="Marek Małek" w:date="2024-01-31T18:00:00Z"/>
              <w:rFonts w:asciiTheme="minorHAnsi" w:eastAsiaTheme="minorEastAsia" w:hAnsiTheme="minorHAnsi" w:cstheme="minorBidi"/>
              <w:noProof/>
              <w:kern w:val="2"/>
              <w:sz w:val="22"/>
              <w:szCs w:val="22"/>
              <w14:ligatures w14:val="standardContextual"/>
            </w:rPr>
          </w:pPr>
          <w:del w:id="97" w:author="Marek Małek" w:date="2024-01-31T18:00:00Z">
            <w:r w:rsidRPr="009817E3" w:rsidDel="009817E3">
              <w:rPr>
                <w:rPrChange w:id="98" w:author="Marek Małek" w:date="2024-01-31T18:00:00Z">
                  <w:rPr>
                    <w:rStyle w:val="Hipercze"/>
                    <w:noProof/>
                  </w:rPr>
                </w:rPrChange>
              </w:rPr>
              <w:delText>1.4</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99" w:author="Marek Małek" w:date="2024-01-31T18:00:00Z">
                  <w:rPr>
                    <w:rStyle w:val="Hipercze"/>
                    <w:noProof/>
                  </w:rPr>
                </w:rPrChange>
              </w:rPr>
              <w:delText>Operacja splotu</w:delText>
            </w:r>
            <w:r w:rsidDel="009817E3">
              <w:rPr>
                <w:noProof/>
                <w:webHidden/>
              </w:rPr>
              <w:tab/>
              <w:delText>7</w:delText>
            </w:r>
          </w:del>
        </w:p>
        <w:p w14:paraId="3AB7AD3E" w14:textId="38571AFF" w:rsidR="00422435" w:rsidDel="009817E3" w:rsidRDefault="00422435">
          <w:pPr>
            <w:pStyle w:val="Spistreci2"/>
            <w:rPr>
              <w:del w:id="100" w:author="Marek Małek" w:date="2024-01-31T18:00:00Z"/>
              <w:rFonts w:asciiTheme="minorHAnsi" w:eastAsiaTheme="minorEastAsia" w:hAnsiTheme="minorHAnsi" w:cstheme="minorBidi"/>
              <w:noProof/>
              <w:kern w:val="2"/>
              <w:sz w:val="22"/>
              <w:szCs w:val="22"/>
              <w14:ligatures w14:val="standardContextual"/>
            </w:rPr>
          </w:pPr>
          <w:del w:id="101" w:author="Marek Małek" w:date="2024-01-31T18:00:00Z">
            <w:r w:rsidRPr="009817E3" w:rsidDel="009817E3">
              <w:rPr>
                <w:rPrChange w:id="102" w:author="Marek Małek" w:date="2024-01-31T18:00:00Z">
                  <w:rPr>
                    <w:rStyle w:val="Hipercze"/>
                    <w:noProof/>
                  </w:rPr>
                </w:rPrChange>
              </w:rPr>
              <w:delText>1.5</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03" w:author="Marek Małek" w:date="2024-01-31T18:00:00Z">
                  <w:rPr>
                    <w:rStyle w:val="Hipercze"/>
                    <w:noProof/>
                  </w:rPr>
                </w:rPrChange>
              </w:rPr>
              <w:delText>Użyte narzędzia i technologie</w:delText>
            </w:r>
            <w:r w:rsidDel="009817E3">
              <w:rPr>
                <w:noProof/>
                <w:webHidden/>
              </w:rPr>
              <w:tab/>
              <w:delText>7</w:delText>
            </w:r>
          </w:del>
        </w:p>
        <w:p w14:paraId="337DF918" w14:textId="38E597E9" w:rsidR="00422435" w:rsidDel="009817E3" w:rsidRDefault="00422435">
          <w:pPr>
            <w:pStyle w:val="Spistreci1"/>
            <w:rPr>
              <w:del w:id="104" w:author="Marek Małek" w:date="2024-01-31T18:00:00Z"/>
              <w:rFonts w:asciiTheme="minorHAnsi" w:eastAsiaTheme="minorEastAsia" w:hAnsiTheme="minorHAnsi" w:cstheme="minorBidi"/>
              <w:noProof/>
              <w:kern w:val="2"/>
              <w:sz w:val="22"/>
              <w:szCs w:val="22"/>
              <w14:ligatures w14:val="standardContextual"/>
            </w:rPr>
          </w:pPr>
          <w:del w:id="105" w:author="Marek Małek" w:date="2024-01-31T18:00:00Z">
            <w:r w:rsidRPr="009817E3" w:rsidDel="009817E3">
              <w:rPr>
                <w:rPrChange w:id="106" w:author="Marek Małek" w:date="2024-01-31T18:00:00Z">
                  <w:rPr>
                    <w:rStyle w:val="Hipercze"/>
                    <w:noProof/>
                  </w:rPr>
                </w:rPrChange>
              </w:rPr>
              <w:delText>Rozdział 2 – Architektury InceptionResNetV2 i Xception</w:delText>
            </w:r>
            <w:r w:rsidDel="009817E3">
              <w:rPr>
                <w:noProof/>
                <w:webHidden/>
              </w:rPr>
              <w:tab/>
              <w:delText>9</w:delText>
            </w:r>
          </w:del>
        </w:p>
        <w:p w14:paraId="02C9D1D5" w14:textId="7085D3AC" w:rsidR="00422435" w:rsidDel="009817E3" w:rsidRDefault="00422435">
          <w:pPr>
            <w:pStyle w:val="Spistreci2"/>
            <w:rPr>
              <w:del w:id="107" w:author="Marek Małek" w:date="2024-01-31T18:00:00Z"/>
              <w:rFonts w:asciiTheme="minorHAnsi" w:eastAsiaTheme="minorEastAsia" w:hAnsiTheme="minorHAnsi" w:cstheme="minorBidi"/>
              <w:noProof/>
              <w:kern w:val="2"/>
              <w:sz w:val="22"/>
              <w:szCs w:val="22"/>
              <w14:ligatures w14:val="standardContextual"/>
            </w:rPr>
          </w:pPr>
          <w:del w:id="108" w:author="Marek Małek" w:date="2024-01-31T18:00:00Z">
            <w:r w:rsidRPr="009817E3" w:rsidDel="009817E3">
              <w:rPr>
                <w:rPrChange w:id="109" w:author="Marek Małek" w:date="2024-01-31T18:00:00Z">
                  <w:rPr>
                    <w:rStyle w:val="Hipercze"/>
                    <w:noProof/>
                  </w:rPr>
                </w:rPrChange>
              </w:rPr>
              <w:delText>2.1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10" w:author="Marek Małek" w:date="2024-01-31T18:00:00Z">
                  <w:rPr>
                    <w:rStyle w:val="Hipercze"/>
                    <w:noProof/>
                  </w:rPr>
                </w:rPrChange>
              </w:rPr>
              <w:delText>Architektura InceptionResNetV2</w:delText>
            </w:r>
            <w:r w:rsidDel="009817E3">
              <w:rPr>
                <w:noProof/>
                <w:webHidden/>
              </w:rPr>
              <w:tab/>
              <w:delText>9</w:delText>
            </w:r>
          </w:del>
        </w:p>
        <w:p w14:paraId="13839021" w14:textId="069CFB52" w:rsidR="00422435" w:rsidDel="009817E3" w:rsidRDefault="00422435">
          <w:pPr>
            <w:pStyle w:val="Spistreci2"/>
            <w:rPr>
              <w:del w:id="111" w:author="Marek Małek" w:date="2024-01-31T18:00:00Z"/>
              <w:rFonts w:asciiTheme="minorHAnsi" w:eastAsiaTheme="minorEastAsia" w:hAnsiTheme="minorHAnsi" w:cstheme="minorBidi"/>
              <w:noProof/>
              <w:kern w:val="2"/>
              <w:sz w:val="22"/>
              <w:szCs w:val="22"/>
              <w14:ligatures w14:val="standardContextual"/>
            </w:rPr>
          </w:pPr>
          <w:del w:id="112" w:author="Marek Małek" w:date="2024-01-31T18:00:00Z">
            <w:r w:rsidRPr="009817E3" w:rsidDel="009817E3">
              <w:rPr>
                <w:rPrChange w:id="113" w:author="Marek Małek" w:date="2024-01-31T18:00:00Z">
                  <w:rPr>
                    <w:rStyle w:val="Hipercze"/>
                    <w:noProof/>
                  </w:rPr>
                </w:rPrChange>
              </w:rPr>
              <w:delText>2.2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14" w:author="Marek Małek" w:date="2024-01-31T18:00:00Z">
                  <w:rPr>
                    <w:rStyle w:val="Hipercze"/>
                    <w:noProof/>
                  </w:rPr>
                </w:rPrChange>
              </w:rPr>
              <w:delText>Architektura Xception</w:delText>
            </w:r>
            <w:r w:rsidDel="009817E3">
              <w:rPr>
                <w:noProof/>
                <w:webHidden/>
              </w:rPr>
              <w:tab/>
              <w:delText>10</w:delText>
            </w:r>
          </w:del>
        </w:p>
        <w:p w14:paraId="393CFADD" w14:textId="15D992FC" w:rsidR="00422435" w:rsidDel="009817E3" w:rsidRDefault="00422435">
          <w:pPr>
            <w:pStyle w:val="Spistreci1"/>
            <w:rPr>
              <w:del w:id="115" w:author="Marek Małek" w:date="2024-01-31T18:00:00Z"/>
              <w:rFonts w:asciiTheme="minorHAnsi" w:eastAsiaTheme="minorEastAsia" w:hAnsiTheme="minorHAnsi" w:cstheme="minorBidi"/>
              <w:noProof/>
              <w:kern w:val="2"/>
              <w:sz w:val="22"/>
              <w:szCs w:val="22"/>
              <w14:ligatures w14:val="standardContextual"/>
            </w:rPr>
          </w:pPr>
          <w:del w:id="116" w:author="Marek Małek" w:date="2024-01-31T18:00:00Z">
            <w:r w:rsidRPr="009817E3" w:rsidDel="009817E3">
              <w:rPr>
                <w:rPrChange w:id="117" w:author="Marek Małek" w:date="2024-01-31T18:00:00Z">
                  <w:rPr>
                    <w:rStyle w:val="Hipercze"/>
                    <w:noProof/>
                  </w:rPr>
                </w:rPrChange>
              </w:rPr>
              <w:delText>Rozdział 3 – Proces Trenowania Modeli</w:delText>
            </w:r>
            <w:r w:rsidDel="009817E3">
              <w:rPr>
                <w:noProof/>
                <w:webHidden/>
              </w:rPr>
              <w:tab/>
              <w:delText>12</w:delText>
            </w:r>
          </w:del>
        </w:p>
        <w:p w14:paraId="7370B597" w14:textId="23E4EBF3" w:rsidR="00422435" w:rsidDel="009817E3" w:rsidRDefault="00422435">
          <w:pPr>
            <w:pStyle w:val="Spistreci2"/>
            <w:rPr>
              <w:del w:id="118" w:author="Marek Małek" w:date="2024-01-31T18:00:00Z"/>
              <w:rFonts w:asciiTheme="minorHAnsi" w:eastAsiaTheme="minorEastAsia" w:hAnsiTheme="minorHAnsi" w:cstheme="minorBidi"/>
              <w:noProof/>
              <w:kern w:val="2"/>
              <w:sz w:val="22"/>
              <w:szCs w:val="22"/>
              <w14:ligatures w14:val="standardContextual"/>
            </w:rPr>
          </w:pPr>
          <w:del w:id="119" w:author="Marek Małek" w:date="2024-01-31T18:00:00Z">
            <w:r w:rsidRPr="009817E3" w:rsidDel="009817E3">
              <w:rPr>
                <w:rPrChange w:id="120" w:author="Marek Małek" w:date="2024-01-31T18:00:00Z">
                  <w:rPr>
                    <w:rStyle w:val="Hipercze"/>
                    <w:noProof/>
                  </w:rPr>
                </w:rPrChange>
              </w:rPr>
              <w:delText>3.1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21" w:author="Marek Małek" w:date="2024-01-31T18:00:00Z">
                  <w:rPr>
                    <w:rStyle w:val="Hipercze"/>
                    <w:noProof/>
                  </w:rPr>
                </w:rPrChange>
              </w:rPr>
              <w:delText>Zbiór danych i EDA</w:delText>
            </w:r>
            <w:r w:rsidDel="009817E3">
              <w:rPr>
                <w:noProof/>
                <w:webHidden/>
              </w:rPr>
              <w:tab/>
              <w:delText>12</w:delText>
            </w:r>
          </w:del>
        </w:p>
        <w:p w14:paraId="45F362BB" w14:textId="12B0BA9C" w:rsidR="00422435" w:rsidDel="009817E3" w:rsidRDefault="00422435">
          <w:pPr>
            <w:pStyle w:val="Spistreci2"/>
            <w:rPr>
              <w:del w:id="122" w:author="Marek Małek" w:date="2024-01-31T18:00:00Z"/>
              <w:rFonts w:asciiTheme="minorHAnsi" w:eastAsiaTheme="minorEastAsia" w:hAnsiTheme="minorHAnsi" w:cstheme="minorBidi"/>
              <w:noProof/>
              <w:kern w:val="2"/>
              <w:sz w:val="22"/>
              <w:szCs w:val="22"/>
              <w14:ligatures w14:val="standardContextual"/>
            </w:rPr>
          </w:pPr>
          <w:del w:id="123" w:author="Marek Małek" w:date="2024-01-31T18:00:00Z">
            <w:r w:rsidRPr="009817E3" w:rsidDel="009817E3">
              <w:rPr>
                <w:rPrChange w:id="124" w:author="Marek Małek" w:date="2024-01-31T18:00:00Z">
                  <w:rPr>
                    <w:rStyle w:val="Hipercze"/>
                    <w:noProof/>
                  </w:rPr>
                </w:rPrChange>
              </w:rPr>
              <w:delText>3.2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25" w:author="Marek Małek" w:date="2024-01-31T18:00:00Z">
                  <w:rPr>
                    <w:rStyle w:val="Hipercze"/>
                    <w:noProof/>
                  </w:rPr>
                </w:rPrChange>
              </w:rPr>
              <w:delText>Trenowanie i rezultaty modeli bazowych</w:delText>
            </w:r>
            <w:r w:rsidDel="009817E3">
              <w:rPr>
                <w:noProof/>
                <w:webHidden/>
              </w:rPr>
              <w:tab/>
              <w:delText>13</w:delText>
            </w:r>
          </w:del>
        </w:p>
        <w:p w14:paraId="251F89F6" w14:textId="7B9CDB8C" w:rsidR="00422435" w:rsidDel="009817E3" w:rsidRDefault="00422435">
          <w:pPr>
            <w:pStyle w:val="Spistreci2"/>
            <w:rPr>
              <w:del w:id="126" w:author="Marek Małek" w:date="2024-01-31T18:00:00Z"/>
              <w:rFonts w:asciiTheme="minorHAnsi" w:eastAsiaTheme="minorEastAsia" w:hAnsiTheme="minorHAnsi" w:cstheme="minorBidi"/>
              <w:noProof/>
              <w:kern w:val="2"/>
              <w:sz w:val="22"/>
              <w:szCs w:val="22"/>
              <w14:ligatures w14:val="standardContextual"/>
            </w:rPr>
          </w:pPr>
          <w:del w:id="127" w:author="Marek Małek" w:date="2024-01-31T18:00:00Z">
            <w:r w:rsidRPr="009817E3" w:rsidDel="009817E3">
              <w:rPr>
                <w:rPrChange w:id="128" w:author="Marek Małek" w:date="2024-01-31T18:00:00Z">
                  <w:rPr>
                    <w:rStyle w:val="Hipercze"/>
                    <w:noProof/>
                  </w:rPr>
                </w:rPrChange>
              </w:rPr>
              <w:delText>3.3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29" w:author="Marek Małek" w:date="2024-01-31T18:00:00Z">
                  <w:rPr>
                    <w:rStyle w:val="Hipercze"/>
                    <w:noProof/>
                  </w:rPr>
                </w:rPrChange>
              </w:rPr>
              <w:delText>Opis procesu uruchamiania treningów sieci neuronowych</w:delText>
            </w:r>
            <w:r w:rsidDel="009817E3">
              <w:rPr>
                <w:noProof/>
                <w:webHidden/>
              </w:rPr>
              <w:tab/>
              <w:delText>15</w:delText>
            </w:r>
          </w:del>
        </w:p>
        <w:p w14:paraId="45FC56AB" w14:textId="4E96B3BA" w:rsidR="00422435" w:rsidDel="009817E3" w:rsidRDefault="00422435">
          <w:pPr>
            <w:pStyle w:val="Spistreci2"/>
            <w:rPr>
              <w:del w:id="130" w:author="Marek Małek" w:date="2024-01-31T18:00:00Z"/>
              <w:rFonts w:asciiTheme="minorHAnsi" w:eastAsiaTheme="minorEastAsia" w:hAnsiTheme="minorHAnsi" w:cstheme="minorBidi"/>
              <w:noProof/>
              <w:kern w:val="2"/>
              <w:sz w:val="22"/>
              <w:szCs w:val="22"/>
              <w14:ligatures w14:val="standardContextual"/>
            </w:rPr>
          </w:pPr>
          <w:del w:id="131" w:author="Marek Małek" w:date="2024-01-31T18:00:00Z">
            <w:r w:rsidRPr="009817E3" w:rsidDel="009817E3">
              <w:rPr>
                <w:rPrChange w:id="132" w:author="Marek Małek" w:date="2024-01-31T18:00:00Z">
                  <w:rPr>
                    <w:rStyle w:val="Hipercze"/>
                    <w:noProof/>
                  </w:rPr>
                </w:rPrChange>
              </w:rPr>
              <w:delText>3.4</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33" w:author="Marek Małek" w:date="2024-01-31T18:00:00Z">
                  <w:rPr>
                    <w:rStyle w:val="Hipercze"/>
                    <w:noProof/>
                  </w:rPr>
                </w:rPrChange>
              </w:rPr>
              <w:delText>Trenowanie sieci neuronowych</w:delText>
            </w:r>
            <w:r w:rsidDel="009817E3">
              <w:rPr>
                <w:noProof/>
                <w:webHidden/>
              </w:rPr>
              <w:tab/>
              <w:delText>17</w:delText>
            </w:r>
          </w:del>
        </w:p>
        <w:p w14:paraId="7C95AFB7" w14:textId="02734E84" w:rsidR="00422435" w:rsidDel="009817E3" w:rsidRDefault="00422435">
          <w:pPr>
            <w:pStyle w:val="Spistreci2"/>
            <w:rPr>
              <w:del w:id="134" w:author="Marek Małek" w:date="2024-01-31T18:00:00Z"/>
              <w:rFonts w:asciiTheme="minorHAnsi" w:eastAsiaTheme="minorEastAsia" w:hAnsiTheme="minorHAnsi" w:cstheme="minorBidi"/>
              <w:noProof/>
              <w:kern w:val="2"/>
              <w:sz w:val="22"/>
              <w:szCs w:val="22"/>
              <w14:ligatures w14:val="standardContextual"/>
            </w:rPr>
          </w:pPr>
          <w:del w:id="135" w:author="Marek Małek" w:date="2024-01-31T18:00:00Z">
            <w:r w:rsidRPr="009817E3" w:rsidDel="009817E3">
              <w:rPr>
                <w:rPrChange w:id="136" w:author="Marek Małek" w:date="2024-01-31T18:00:00Z">
                  <w:rPr>
                    <w:rStyle w:val="Hipercze"/>
                    <w:noProof/>
                  </w:rPr>
                </w:rPrChange>
              </w:rPr>
              <w:delText>3.5</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37" w:author="Marek Małek" w:date="2024-01-31T18:00:00Z">
                  <w:rPr>
                    <w:rStyle w:val="Hipercze"/>
                    <w:noProof/>
                  </w:rPr>
                </w:rPrChange>
              </w:rPr>
              <w:delText>Usprawnianie sieci neuronowych</w:delText>
            </w:r>
            <w:r w:rsidDel="009817E3">
              <w:rPr>
                <w:noProof/>
                <w:webHidden/>
              </w:rPr>
              <w:tab/>
              <w:delText>22</w:delText>
            </w:r>
          </w:del>
        </w:p>
        <w:p w14:paraId="1582F845" w14:textId="6E4949FA" w:rsidR="00422435" w:rsidDel="009817E3" w:rsidRDefault="00422435">
          <w:pPr>
            <w:pStyle w:val="Spistreci2"/>
            <w:rPr>
              <w:del w:id="138" w:author="Marek Małek" w:date="2024-01-31T18:00:00Z"/>
              <w:rFonts w:asciiTheme="minorHAnsi" w:eastAsiaTheme="minorEastAsia" w:hAnsiTheme="minorHAnsi" w:cstheme="minorBidi"/>
              <w:noProof/>
              <w:kern w:val="2"/>
              <w:sz w:val="22"/>
              <w:szCs w:val="22"/>
              <w14:ligatures w14:val="standardContextual"/>
            </w:rPr>
          </w:pPr>
          <w:del w:id="139" w:author="Marek Małek" w:date="2024-01-31T18:00:00Z">
            <w:r w:rsidRPr="009817E3" w:rsidDel="009817E3">
              <w:rPr>
                <w:rPrChange w:id="140" w:author="Marek Małek" w:date="2024-01-31T18:00:00Z">
                  <w:rPr>
                    <w:rStyle w:val="Hipercze"/>
                    <w:noProof/>
                  </w:rPr>
                </w:rPrChange>
              </w:rPr>
              <w:delText>3.6</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41" w:author="Marek Małek" w:date="2024-01-31T18:00:00Z">
                  <w:rPr>
                    <w:rStyle w:val="Hipercze"/>
                    <w:noProof/>
                  </w:rPr>
                </w:rPrChange>
              </w:rPr>
              <w:delText>Wizualne porównanie wyników</w:delText>
            </w:r>
            <w:r w:rsidDel="009817E3">
              <w:rPr>
                <w:noProof/>
                <w:webHidden/>
              </w:rPr>
              <w:tab/>
              <w:delText>25</w:delText>
            </w:r>
          </w:del>
        </w:p>
        <w:p w14:paraId="5C7B1B0C" w14:textId="439BF1A8" w:rsidR="00422435" w:rsidDel="009817E3" w:rsidRDefault="00422435">
          <w:pPr>
            <w:pStyle w:val="Spistreci1"/>
            <w:rPr>
              <w:del w:id="142" w:author="Marek Małek" w:date="2024-01-31T18:00:00Z"/>
              <w:rFonts w:asciiTheme="minorHAnsi" w:eastAsiaTheme="minorEastAsia" w:hAnsiTheme="minorHAnsi" w:cstheme="minorBidi"/>
              <w:noProof/>
              <w:kern w:val="2"/>
              <w:sz w:val="22"/>
              <w:szCs w:val="22"/>
              <w14:ligatures w14:val="standardContextual"/>
            </w:rPr>
          </w:pPr>
          <w:del w:id="143" w:author="Marek Małek" w:date="2024-01-31T18:00:00Z">
            <w:r w:rsidRPr="009817E3" w:rsidDel="009817E3">
              <w:rPr>
                <w:rPrChange w:id="144" w:author="Marek Małek" w:date="2024-01-31T18:00:00Z">
                  <w:rPr>
                    <w:rStyle w:val="Hipercze"/>
                    <w:noProof/>
                  </w:rPr>
                </w:rPrChange>
              </w:rPr>
              <w:delText>Rozdział 4 – Statystyczna Analiza Porównawcza</w:delText>
            </w:r>
            <w:r w:rsidDel="009817E3">
              <w:rPr>
                <w:noProof/>
                <w:webHidden/>
              </w:rPr>
              <w:tab/>
              <w:delText>28</w:delText>
            </w:r>
          </w:del>
        </w:p>
        <w:p w14:paraId="79C98D19" w14:textId="66960FFE" w:rsidR="00422435" w:rsidDel="009817E3" w:rsidRDefault="00422435">
          <w:pPr>
            <w:pStyle w:val="Spistreci2"/>
            <w:rPr>
              <w:del w:id="145" w:author="Marek Małek" w:date="2024-01-31T18:00:00Z"/>
              <w:rFonts w:asciiTheme="minorHAnsi" w:eastAsiaTheme="minorEastAsia" w:hAnsiTheme="minorHAnsi" w:cstheme="minorBidi"/>
              <w:noProof/>
              <w:kern w:val="2"/>
              <w:sz w:val="22"/>
              <w:szCs w:val="22"/>
              <w14:ligatures w14:val="standardContextual"/>
            </w:rPr>
          </w:pPr>
          <w:del w:id="146" w:author="Marek Małek" w:date="2024-01-31T18:00:00Z">
            <w:r w:rsidRPr="009817E3" w:rsidDel="009817E3">
              <w:rPr>
                <w:rPrChange w:id="147" w:author="Marek Małek" w:date="2024-01-31T18:00:00Z">
                  <w:rPr>
                    <w:rStyle w:val="Hipercze"/>
                    <w:noProof/>
                  </w:rPr>
                </w:rPrChange>
              </w:rPr>
              <w:delText>4.1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48" w:author="Marek Małek" w:date="2024-01-31T18:00:00Z">
                  <w:rPr>
                    <w:rStyle w:val="Hipercze"/>
                    <w:noProof/>
                  </w:rPr>
                </w:rPrChange>
              </w:rPr>
              <w:delText>Opis procesu wyboru najlepszej instancji InceptionResNetV2</w:delText>
            </w:r>
            <w:r w:rsidDel="009817E3">
              <w:rPr>
                <w:noProof/>
                <w:webHidden/>
              </w:rPr>
              <w:tab/>
              <w:delText>28</w:delText>
            </w:r>
          </w:del>
        </w:p>
        <w:p w14:paraId="4436EDF2" w14:textId="2B757647" w:rsidR="00422435" w:rsidDel="009817E3" w:rsidRDefault="00422435">
          <w:pPr>
            <w:pStyle w:val="Spistreci2"/>
            <w:rPr>
              <w:del w:id="149" w:author="Marek Małek" w:date="2024-01-31T18:00:00Z"/>
              <w:rFonts w:asciiTheme="minorHAnsi" w:eastAsiaTheme="minorEastAsia" w:hAnsiTheme="minorHAnsi" w:cstheme="minorBidi"/>
              <w:noProof/>
              <w:kern w:val="2"/>
              <w:sz w:val="22"/>
              <w:szCs w:val="22"/>
              <w14:ligatures w14:val="standardContextual"/>
            </w:rPr>
          </w:pPr>
          <w:del w:id="150" w:author="Marek Małek" w:date="2024-01-31T18:00:00Z">
            <w:r w:rsidRPr="009817E3" w:rsidDel="009817E3">
              <w:rPr>
                <w:rPrChange w:id="151" w:author="Marek Małek" w:date="2024-01-31T18:00:00Z">
                  <w:rPr>
                    <w:rStyle w:val="Hipercze"/>
                    <w:noProof/>
                  </w:rPr>
                </w:rPrChange>
              </w:rPr>
              <w:delText>4.2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52" w:author="Marek Małek" w:date="2024-01-31T18:00:00Z">
                  <w:rPr>
                    <w:rStyle w:val="Hipercze"/>
                    <w:noProof/>
                  </w:rPr>
                </w:rPrChange>
              </w:rPr>
              <w:delText>Opis procesu wyboru najlepszej instancji Xception</w:delText>
            </w:r>
            <w:r w:rsidDel="009817E3">
              <w:rPr>
                <w:noProof/>
                <w:webHidden/>
              </w:rPr>
              <w:tab/>
              <w:delText>28</w:delText>
            </w:r>
          </w:del>
        </w:p>
        <w:p w14:paraId="0A532C1E" w14:textId="4A21DC96" w:rsidR="00422435" w:rsidDel="009817E3" w:rsidRDefault="00422435">
          <w:pPr>
            <w:pStyle w:val="Spistreci2"/>
            <w:rPr>
              <w:del w:id="153" w:author="Marek Małek" w:date="2024-01-31T18:00:00Z"/>
              <w:rFonts w:asciiTheme="minorHAnsi" w:eastAsiaTheme="minorEastAsia" w:hAnsiTheme="minorHAnsi" w:cstheme="minorBidi"/>
              <w:noProof/>
              <w:kern w:val="2"/>
              <w:sz w:val="22"/>
              <w:szCs w:val="22"/>
              <w14:ligatures w14:val="standardContextual"/>
            </w:rPr>
          </w:pPr>
          <w:del w:id="154" w:author="Marek Małek" w:date="2024-01-31T18:00:00Z">
            <w:r w:rsidRPr="009817E3" w:rsidDel="009817E3">
              <w:rPr>
                <w:rPrChange w:id="155" w:author="Marek Małek" w:date="2024-01-31T18:00:00Z">
                  <w:rPr>
                    <w:rStyle w:val="Hipercze"/>
                    <w:noProof/>
                  </w:rPr>
                </w:rPrChange>
              </w:rPr>
              <w:delText>4.3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56" w:author="Marek Małek" w:date="2024-01-31T18:00:00Z">
                  <w:rPr>
                    <w:rStyle w:val="Hipercze"/>
                    <w:noProof/>
                  </w:rPr>
                </w:rPrChange>
              </w:rPr>
              <w:delText>Porównanie wyników</w:delText>
            </w:r>
            <w:r w:rsidDel="009817E3">
              <w:rPr>
                <w:noProof/>
                <w:webHidden/>
              </w:rPr>
              <w:tab/>
              <w:delText>28</w:delText>
            </w:r>
          </w:del>
        </w:p>
        <w:p w14:paraId="33D02E27" w14:textId="7B1C45A4" w:rsidR="00422435" w:rsidDel="009817E3" w:rsidRDefault="00422435">
          <w:pPr>
            <w:pStyle w:val="Spistreci1"/>
            <w:rPr>
              <w:del w:id="157" w:author="Marek Małek" w:date="2024-01-31T18:00:00Z"/>
              <w:rFonts w:asciiTheme="minorHAnsi" w:eastAsiaTheme="minorEastAsia" w:hAnsiTheme="minorHAnsi" w:cstheme="minorBidi"/>
              <w:noProof/>
              <w:kern w:val="2"/>
              <w:sz w:val="22"/>
              <w:szCs w:val="22"/>
              <w14:ligatures w14:val="standardContextual"/>
            </w:rPr>
          </w:pPr>
          <w:del w:id="158" w:author="Marek Małek" w:date="2024-01-31T18:00:00Z">
            <w:r w:rsidRPr="009817E3" w:rsidDel="009817E3">
              <w:rPr>
                <w:rPrChange w:id="159" w:author="Marek Małek" w:date="2024-01-31T18:00:00Z">
                  <w:rPr>
                    <w:rStyle w:val="Hipercze"/>
                    <w:noProof/>
                  </w:rPr>
                </w:rPrChange>
              </w:rPr>
              <w:delText>BIBLIOGRAFIA</w:delText>
            </w:r>
            <w:r w:rsidDel="009817E3">
              <w:rPr>
                <w:noProof/>
                <w:webHidden/>
              </w:rPr>
              <w:tab/>
              <w:delText>29</w:delText>
            </w:r>
          </w:del>
        </w:p>
        <w:p w14:paraId="54874AEF" w14:textId="778D0420" w:rsidR="00422435" w:rsidDel="009817E3" w:rsidRDefault="00422435">
          <w:pPr>
            <w:pStyle w:val="Spistreci2"/>
            <w:rPr>
              <w:del w:id="160" w:author="Marek Małek" w:date="2024-01-31T18:00:00Z"/>
              <w:rFonts w:asciiTheme="minorHAnsi" w:eastAsiaTheme="minorEastAsia" w:hAnsiTheme="minorHAnsi" w:cstheme="minorBidi"/>
              <w:noProof/>
              <w:kern w:val="2"/>
              <w:sz w:val="22"/>
              <w:szCs w:val="22"/>
              <w14:ligatures w14:val="standardContextual"/>
            </w:rPr>
          </w:pPr>
          <w:del w:id="161" w:author="Marek Małek" w:date="2024-01-31T18:00:00Z">
            <w:r w:rsidRPr="009817E3" w:rsidDel="009817E3">
              <w:rPr>
                <w:rPrChange w:id="162" w:author="Marek Małek" w:date="2024-01-31T18:00:00Z">
                  <w:rPr>
                    <w:rStyle w:val="Hipercze"/>
                    <w:noProof/>
                  </w:rPr>
                </w:rPrChange>
              </w:rPr>
              <w:delText>Opracowania książkowe</w:delText>
            </w:r>
            <w:r w:rsidDel="009817E3">
              <w:rPr>
                <w:noProof/>
                <w:webHidden/>
              </w:rPr>
              <w:tab/>
              <w:delText>29</w:delText>
            </w:r>
          </w:del>
        </w:p>
        <w:p w14:paraId="65529893" w14:textId="36CD38BC" w:rsidR="00422435" w:rsidDel="009817E3" w:rsidRDefault="00422435">
          <w:pPr>
            <w:pStyle w:val="Spistreci2"/>
            <w:rPr>
              <w:del w:id="163" w:author="Marek Małek" w:date="2024-01-31T18:00:00Z"/>
              <w:rFonts w:asciiTheme="minorHAnsi" w:eastAsiaTheme="minorEastAsia" w:hAnsiTheme="minorHAnsi" w:cstheme="minorBidi"/>
              <w:noProof/>
              <w:kern w:val="2"/>
              <w:sz w:val="22"/>
              <w:szCs w:val="22"/>
              <w14:ligatures w14:val="standardContextual"/>
            </w:rPr>
          </w:pPr>
          <w:del w:id="164" w:author="Marek Małek" w:date="2024-01-31T18:00:00Z">
            <w:r w:rsidRPr="009817E3" w:rsidDel="009817E3">
              <w:rPr>
                <w:rPrChange w:id="165" w:author="Marek Małek" w:date="2024-01-31T18:00:00Z">
                  <w:rPr>
                    <w:rStyle w:val="Hipercze"/>
                    <w:noProof/>
                    <w:lang w:val="en-GB"/>
                  </w:rPr>
                </w:rPrChange>
              </w:rPr>
              <w:delText>Netografia</w:delText>
            </w:r>
            <w:r w:rsidDel="009817E3">
              <w:rPr>
                <w:noProof/>
                <w:webHidden/>
              </w:rPr>
              <w:tab/>
              <w:delText>29</w:delText>
            </w:r>
          </w:del>
        </w:p>
        <w:p w14:paraId="2CB432DE" w14:textId="767B8D62" w:rsidR="00422435" w:rsidDel="009817E3" w:rsidRDefault="00422435">
          <w:pPr>
            <w:pStyle w:val="Spistreci1"/>
            <w:rPr>
              <w:del w:id="166" w:author="Marek Małek" w:date="2024-01-31T18:00:00Z"/>
              <w:rFonts w:asciiTheme="minorHAnsi" w:eastAsiaTheme="minorEastAsia" w:hAnsiTheme="minorHAnsi" w:cstheme="minorBidi"/>
              <w:noProof/>
              <w:kern w:val="2"/>
              <w:sz w:val="22"/>
              <w:szCs w:val="22"/>
              <w14:ligatures w14:val="standardContextual"/>
            </w:rPr>
          </w:pPr>
          <w:del w:id="167" w:author="Marek Małek" w:date="2024-01-31T18:00:00Z">
            <w:r w:rsidRPr="009817E3" w:rsidDel="009817E3">
              <w:rPr>
                <w:rPrChange w:id="168" w:author="Marek Małek" w:date="2024-01-31T18:00:00Z">
                  <w:rPr>
                    <w:rStyle w:val="Hipercze"/>
                    <w:noProof/>
                  </w:rPr>
                </w:rPrChange>
              </w:rPr>
              <w:delText>SPIS RYSUNKÓW</w:delText>
            </w:r>
            <w:r w:rsidDel="009817E3">
              <w:rPr>
                <w:noProof/>
                <w:webHidden/>
              </w:rPr>
              <w:tab/>
              <w:delText>30</w:delText>
            </w:r>
          </w:del>
        </w:p>
        <w:p w14:paraId="347D2C34" w14:textId="181044F8" w:rsidR="00952BDC" w:rsidRDefault="00952BDC">
          <w:r>
            <w:rPr>
              <w:b/>
              <w:bCs/>
            </w:rPr>
            <w:fldChar w:fldCharType="end"/>
          </w:r>
          <w:commentRangeEnd w:id="7"/>
          <w:r w:rsidR="00D41AE1">
            <w:rPr>
              <w:rStyle w:val="Odwoaniedokomentarza"/>
            </w:rPr>
            <w:commentReference w:id="7"/>
          </w:r>
          <w:commentRangeEnd w:id="8"/>
          <w:r w:rsidR="00E92EE3">
            <w:rPr>
              <w:rStyle w:val="Odwoaniedokomentarza"/>
            </w:rPr>
            <w:commentReference w:id="8"/>
          </w:r>
        </w:p>
      </w:sdtContent>
    </w:sdt>
    <w:p w14:paraId="34000046" w14:textId="14ADD147" w:rsidR="00560DDF" w:rsidRPr="00D334CD" w:rsidRDefault="00560DDF" w:rsidP="00560DDF">
      <w:pPr>
        <w:pStyle w:val="Nagwek1"/>
        <w:numPr>
          <w:ilvl w:val="0"/>
          <w:numId w:val="0"/>
        </w:numPr>
        <w:jc w:val="center"/>
      </w:pPr>
      <w:bookmarkStart w:id="169" w:name="_Toc158191165"/>
      <w:r w:rsidRPr="00D334CD">
        <w:lastRenderedPageBreak/>
        <w:t>WSTĘP</w:t>
      </w:r>
      <w:bookmarkEnd w:id="6"/>
      <w:bookmarkEnd w:id="5"/>
      <w:bookmarkEnd w:id="169"/>
    </w:p>
    <w:p w14:paraId="3E795ABC" w14:textId="2F164621"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w:t>
      </w:r>
      <w:commentRangeStart w:id="170"/>
      <w:del w:id="171" w:author="Marek Małek" w:date="2024-01-31T17:01:00Z">
        <w:r w:rsidR="00206D75" w:rsidDel="007953D5">
          <w:rPr>
            <w:rFonts w:eastAsia="Calibri"/>
          </w:rPr>
          <w:delText xml:space="preserve">klasycznych </w:delText>
        </w:r>
      </w:del>
      <w:commentRangeEnd w:id="170"/>
      <w:ins w:id="172" w:author="Marek Małek" w:date="2024-01-31T17:01:00Z">
        <w:r w:rsidR="007953D5">
          <w:rPr>
            <w:rFonts w:eastAsia="Calibri"/>
          </w:rPr>
          <w:t xml:space="preserve">często wybieranych </w:t>
        </w:r>
      </w:ins>
      <w:r w:rsidR="00D41AE1">
        <w:rPr>
          <w:rStyle w:val="Odwoaniedokomentarza"/>
        </w:rPr>
        <w:commentReference w:id="170"/>
      </w:r>
      <w:del w:id="173" w:author="Marek Małek" w:date="2024-01-31T17:01:00Z">
        <w:r w:rsidR="00206D75" w:rsidDel="007953D5">
          <w:rPr>
            <w:rFonts w:eastAsia="Calibri"/>
          </w:rPr>
          <w:delText>już</w:delText>
        </w:r>
      </w:del>
      <w:r w:rsidR="00206D75">
        <w:rPr>
          <w:rFonts w:eastAsia="Calibri"/>
        </w:rPr>
        <w:t xml:space="preserve">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w:t>
      </w:r>
      <w:commentRangeStart w:id="174"/>
      <w:r w:rsidR="000F608D">
        <w:rPr>
          <w:rFonts w:eastAsia="Calibri"/>
        </w:rPr>
        <w:t xml:space="preserve">e te architektury </w:t>
      </w:r>
      <w:del w:id="175" w:author="Marek Małek" w:date="2024-01-31T17:02:00Z">
        <w:r w:rsidR="000F608D" w:rsidDel="007953D5">
          <w:rPr>
            <w:rFonts w:eastAsia="Calibri"/>
          </w:rPr>
          <w:delText>służyć będą za rdzeń</w:delText>
        </w:r>
        <w:commentRangeEnd w:id="174"/>
        <w:r w:rsidR="00D41AE1" w:rsidDel="007953D5">
          <w:rPr>
            <w:rStyle w:val="Odwoaniedokomentarza"/>
          </w:rPr>
          <w:commentReference w:id="174"/>
        </w:r>
      </w:del>
      <w:ins w:id="176" w:author="Marek Małek" w:date="2024-01-31T17:02:00Z">
        <w:r w:rsidR="007953D5">
          <w:rPr>
            <w:rFonts w:eastAsia="Calibri"/>
          </w:rPr>
          <w:t>stanowić będą podstawę</w:t>
        </w:r>
        <w:r w:rsidR="006E13A7">
          <w:rPr>
            <w:rFonts w:eastAsia="Calibri"/>
          </w:rPr>
          <w:t xml:space="preserve"> dla </w:t>
        </w:r>
      </w:ins>
      <w:ins w:id="177" w:author="Marek Małek" w:date="2024-01-31T17:03:00Z">
        <w:r w:rsidR="006E13A7">
          <w:rPr>
            <w:rFonts w:eastAsia="Calibri"/>
          </w:rPr>
          <w:t>rozszerzonych modeli opracowanych w ramach niniejszej pracy inżynierskiej.</w:t>
        </w:r>
      </w:ins>
      <w:del w:id="178" w:author="Marek Małek" w:date="2024-01-31T17:04:00Z">
        <w:r w:rsidR="000F608D" w:rsidDel="006E13A7">
          <w:rPr>
            <w:rFonts w:eastAsia="Calibri"/>
          </w:rPr>
          <w:delText xml:space="preserve"> kilkunastu wariacji mających na celu osiągnięcie wyników </w:delText>
        </w:r>
        <w:commentRangeStart w:id="179"/>
        <w:r w:rsidR="000F608D" w:rsidDel="006E13A7">
          <w:rPr>
            <w:rFonts w:eastAsia="Calibri"/>
          </w:rPr>
          <w:delText>lepszych, niż byłoby to możliwe przy użyciu niezmodyfikowanych sieci i surowych danych</w:delText>
        </w:r>
        <w:commentRangeEnd w:id="179"/>
        <w:r w:rsidR="00D41AE1" w:rsidDel="006E13A7">
          <w:rPr>
            <w:rStyle w:val="Odwoaniedokomentarza"/>
          </w:rPr>
          <w:commentReference w:id="179"/>
        </w:r>
        <w:r w:rsidR="000F608D" w:rsidDel="006E13A7">
          <w:rPr>
            <w:rFonts w:eastAsia="Calibri"/>
          </w:rPr>
          <w:delText>.</w:delText>
        </w:r>
      </w:del>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3ABFC212" w:rsidR="000F3368" w:rsidRDefault="00BB2029" w:rsidP="000F3368">
      <w:pPr>
        <w:pStyle w:val="Akapitzlist"/>
        <w:numPr>
          <w:ilvl w:val="0"/>
          <w:numId w:val="16"/>
        </w:numPr>
        <w:spacing w:after="160"/>
        <w:jc w:val="both"/>
        <w:rPr>
          <w:rFonts w:eastAsia="Calibri"/>
        </w:rPr>
      </w:pPr>
      <w:commentRangeStart w:id="180"/>
      <w:commentRangeStart w:id="181"/>
      <w:del w:id="182" w:author="Pawel Tomkiewicz" w:date="2024-01-06T16:06:00Z">
        <w:r w:rsidDel="00D41AE1">
          <w:rPr>
            <w:rFonts w:eastAsia="Calibri"/>
          </w:rPr>
          <w:delText xml:space="preserve">Krótka, eksploracyjna </w:delText>
        </w:r>
      </w:del>
      <w:ins w:id="183" w:author="Marek Małek" w:date="2024-01-31T17:05:00Z">
        <w:r w:rsidR="006E13A7">
          <w:rPr>
            <w:rFonts w:eastAsia="Calibri"/>
          </w:rPr>
          <w:t xml:space="preserve">Eksploracyjna </w:t>
        </w:r>
      </w:ins>
      <w:r>
        <w:rPr>
          <w:rFonts w:eastAsia="Calibri"/>
        </w:rPr>
        <w:t xml:space="preserve">analiza danych </w:t>
      </w:r>
      <w:commentRangeEnd w:id="180"/>
      <w:r w:rsidR="00D41AE1">
        <w:rPr>
          <w:rStyle w:val="Odwoaniedokomentarza"/>
        </w:rPr>
        <w:commentReference w:id="180"/>
      </w:r>
      <w:commentRangeEnd w:id="181"/>
      <w:r w:rsidR="006E13A7">
        <w:rPr>
          <w:rStyle w:val="Odwoaniedokomentarza"/>
        </w:rPr>
        <w:commentReference w:id="181"/>
      </w:r>
      <w:r>
        <w:rPr>
          <w:rFonts w:eastAsia="Calibri"/>
        </w:rPr>
        <w:t>(en. EDA</w:t>
      </w:r>
      <w:r>
        <w:rPr>
          <w:rStyle w:val="Odwoanieprzypisudolnego"/>
          <w:rFonts w:eastAsia="Calibri"/>
        </w:rPr>
        <w:footnoteReference w:id="1"/>
      </w:r>
      <w:r>
        <w:rPr>
          <w:rFonts w:eastAsia="Calibri"/>
        </w:rPr>
        <w:t>) – jej celem jest sprawdzenie rozkładu klas obrazów</w:t>
      </w:r>
    </w:p>
    <w:p w14:paraId="4D570A26" w14:textId="1169F07C" w:rsidR="00BB2029" w:rsidRDefault="00D41AE1" w:rsidP="000F3368">
      <w:pPr>
        <w:pStyle w:val="Akapitzlist"/>
        <w:numPr>
          <w:ilvl w:val="0"/>
          <w:numId w:val="16"/>
        </w:numPr>
        <w:spacing w:after="160"/>
        <w:jc w:val="both"/>
        <w:rPr>
          <w:rFonts w:eastAsia="Calibri"/>
        </w:rPr>
      </w:pPr>
      <w:r>
        <w:rPr>
          <w:rFonts w:eastAsia="Calibri"/>
        </w:rPr>
        <w:t xml:space="preserve">Dobór </w:t>
      </w:r>
      <w:r w:rsidR="00BB2029">
        <w:rPr>
          <w:rFonts w:eastAsia="Calibri"/>
        </w:rPr>
        <w:t xml:space="preserve">modelu bazowego – aby wyraźnie zobaczyć przewagę sieci neuronowych w danym zagadnieniu, dobrze jest najpierw zastosować prostsze i szeroko znane techniki </w:t>
      </w:r>
      <w:r w:rsidR="000F608D">
        <w:rPr>
          <w:rFonts w:eastAsia="Calibri"/>
        </w:rPr>
        <w:t>oraz</w:t>
      </w:r>
      <w:r w:rsidR="00BB2029">
        <w:rPr>
          <w:rFonts w:eastAsia="Calibri"/>
        </w:rPr>
        <w:t xml:space="preserve"> sprawdzić jaką one mają wydajność</w:t>
      </w:r>
    </w:p>
    <w:p w14:paraId="39242E63" w14:textId="405D3984" w:rsidR="00055177" w:rsidRDefault="00D41AE1" w:rsidP="000F3368">
      <w:pPr>
        <w:pStyle w:val="Akapitzlist"/>
        <w:numPr>
          <w:ilvl w:val="0"/>
          <w:numId w:val="16"/>
        </w:numPr>
        <w:spacing w:after="160"/>
        <w:jc w:val="both"/>
        <w:rPr>
          <w:rFonts w:eastAsia="Calibri"/>
        </w:rPr>
      </w:pPr>
      <w:r>
        <w:rPr>
          <w:rFonts w:eastAsia="Calibri"/>
        </w:rPr>
        <w:t xml:space="preserve">Analiza </w:t>
      </w:r>
      <w:del w:id="184" w:author="Marek Małek" w:date="2024-01-31T17:10:00Z">
        <w:r w:rsidDel="00CC05D3">
          <w:rPr>
            <w:rFonts w:eastAsia="Calibri"/>
          </w:rPr>
          <w:delText>efektyności</w:delText>
        </w:r>
      </w:del>
      <w:ins w:id="185" w:author="Marek Małek" w:date="2024-01-31T17:10:00Z">
        <w:r w:rsidR="00CC05D3">
          <w:rPr>
            <w:rFonts w:eastAsia="Calibri"/>
          </w:rPr>
          <w:t>efektywności</w:t>
        </w:r>
      </w:ins>
      <w:ins w:id="186" w:author="Marek Małek" w:date="2024-01-31T17:11:00Z">
        <w:r w:rsidR="005864A2">
          <w:rPr>
            <w:rFonts w:eastAsia="Calibri"/>
          </w:rPr>
          <w:t xml:space="preserve"> sieci InceptionResNetV2</w:t>
        </w:r>
        <w:r w:rsidR="005864A2">
          <w:rPr>
            <w:rStyle w:val="Odwoanieprzypisudolnego"/>
            <w:rFonts w:eastAsia="Calibri"/>
          </w:rPr>
          <w:footnoteReference w:id="2"/>
        </w:r>
      </w:ins>
      <w:ins w:id="189" w:author="Pawel Tomkiewicz" w:date="2024-01-06T16:06:00Z">
        <w:r>
          <w:rPr>
            <w:rFonts w:eastAsia="Calibri"/>
          </w:rPr>
          <w:t xml:space="preserve"> </w:t>
        </w:r>
        <w:del w:id="190" w:author="Marek Małek" w:date="2024-01-31T17:10:00Z">
          <w:r w:rsidDel="0060172A">
            <w:rPr>
              <w:rFonts w:eastAsia="Calibri"/>
            </w:rPr>
            <w:delText>na przykładzie</w:delText>
          </w:r>
        </w:del>
      </w:ins>
      <w:ins w:id="191" w:author="Pawel Tomkiewicz" w:date="2024-01-06T16:07:00Z">
        <w:del w:id="192" w:author="Marek Małek" w:date="2024-01-31T17:10:00Z">
          <w:r w:rsidDel="0060172A">
            <w:rPr>
              <w:rFonts w:eastAsia="Calibri"/>
            </w:rPr>
            <w:delText>/</w:delText>
          </w:r>
        </w:del>
      </w:ins>
      <w:del w:id="193" w:author="Marek Małek" w:date="2024-01-31T17:10:00Z">
        <w:r w:rsidR="00BB2029" w:rsidDel="0060172A">
          <w:rPr>
            <w:rFonts w:eastAsia="Calibri"/>
          </w:rPr>
          <w:delText xml:space="preserve"> </w:delText>
        </w:r>
      </w:del>
      <w:r w:rsidR="00BB2029">
        <w:rPr>
          <w:rFonts w:eastAsia="Calibri"/>
        </w:rPr>
        <w:t>na zestawie danych HAM10000</w:t>
      </w:r>
      <w:r w:rsidR="00BB2029">
        <w:rPr>
          <w:rStyle w:val="Odwoanieprzypisudolnego"/>
          <w:rFonts w:eastAsia="Calibri"/>
        </w:rPr>
        <w:footnoteReference w:id="3"/>
      </w:r>
      <w:r w:rsidR="00BB2029">
        <w:rPr>
          <w:rFonts w:eastAsia="Calibri"/>
        </w:rPr>
        <w:t xml:space="preserve"> </w:t>
      </w:r>
      <w:del w:id="194" w:author="Marek Małek" w:date="2024-01-31T17:11:00Z">
        <w:r w:rsidR="00BB2029" w:rsidDel="005864A2">
          <w:rPr>
            <w:rFonts w:eastAsia="Calibri"/>
          </w:rPr>
          <w:delText>działa architektura InceptionResNetV2</w:delText>
        </w:r>
        <w:r w:rsidR="00055177" w:rsidDel="005864A2">
          <w:rPr>
            <w:rStyle w:val="Odwoanieprzypisudolnego"/>
            <w:rFonts w:eastAsia="Calibri"/>
          </w:rPr>
          <w:footnoteReference w:id="4"/>
        </w:r>
      </w:del>
      <w:r w:rsidR="00055177">
        <w:rPr>
          <w:rFonts w:eastAsia="Calibri"/>
        </w:rPr>
        <w:t xml:space="preserve">, na razie ignorując </w:t>
      </w:r>
      <w:commentRangeStart w:id="197"/>
      <w:del w:id="198" w:author="Marek Małek" w:date="2024-01-31T17:10:00Z">
        <w:r w:rsidR="00055177" w:rsidDel="0060172A">
          <w:rPr>
            <w:rFonts w:eastAsia="Calibri"/>
          </w:rPr>
          <w:delText xml:space="preserve">dysbalans </w:delText>
        </w:r>
      </w:del>
      <w:commentRangeEnd w:id="197"/>
      <w:ins w:id="199" w:author="Marek Małek" w:date="2024-01-31T17:10:00Z">
        <w:r w:rsidR="0060172A">
          <w:rPr>
            <w:rFonts w:eastAsia="Calibri"/>
          </w:rPr>
          <w:t>ni</w:t>
        </w:r>
      </w:ins>
      <w:ins w:id="200" w:author="Marek Małek" w:date="2024-01-31T17:11:00Z">
        <w:r w:rsidR="0060172A">
          <w:rPr>
            <w:rFonts w:eastAsia="Calibri"/>
          </w:rPr>
          <w:t>erównowagę</w:t>
        </w:r>
      </w:ins>
      <w:ins w:id="201" w:author="Marek Małek" w:date="2024-01-31T17:10:00Z">
        <w:r w:rsidR="0060172A">
          <w:rPr>
            <w:rFonts w:eastAsia="Calibri"/>
          </w:rPr>
          <w:t xml:space="preserve"> </w:t>
        </w:r>
      </w:ins>
      <w:r>
        <w:rPr>
          <w:rStyle w:val="Odwoaniedokomentarza"/>
        </w:rPr>
        <w:commentReference w:id="197"/>
      </w:r>
      <w:r w:rsidR="00055177">
        <w:rPr>
          <w:rFonts w:eastAsia="Calibri"/>
        </w:rPr>
        <w:t>klas; sprawdzenie, czy będzie w stanie pobić model bazowy</w:t>
      </w:r>
    </w:p>
    <w:p w14:paraId="6DA10DA6" w14:textId="79486228" w:rsidR="00BB2029" w:rsidRDefault="00D41AE1" w:rsidP="000F3368">
      <w:pPr>
        <w:pStyle w:val="Akapitzlist"/>
        <w:numPr>
          <w:ilvl w:val="0"/>
          <w:numId w:val="16"/>
        </w:numPr>
        <w:spacing w:after="160"/>
        <w:jc w:val="both"/>
        <w:rPr>
          <w:rFonts w:eastAsia="Calibri"/>
        </w:rPr>
      </w:pPr>
      <w:r>
        <w:rPr>
          <w:rFonts w:eastAsia="Calibri"/>
        </w:rPr>
        <w:t>Optymalizację</w:t>
      </w:r>
      <w:r w:rsidR="00055177">
        <w:rPr>
          <w:rFonts w:eastAsia="Calibri"/>
        </w:rPr>
        <w:t xml:space="preserve"> architektury tak, aby lepiej radziła sobie na zbiorze danych HAM10000</w:t>
      </w:r>
    </w:p>
    <w:p w14:paraId="32117EDC" w14:textId="6D206FF9" w:rsidR="00B80A8F" w:rsidRDefault="00D41AE1" w:rsidP="000F3368">
      <w:pPr>
        <w:pStyle w:val="Akapitzlist"/>
        <w:numPr>
          <w:ilvl w:val="0"/>
          <w:numId w:val="16"/>
        </w:numPr>
        <w:spacing w:after="160"/>
        <w:jc w:val="both"/>
        <w:rPr>
          <w:rFonts w:eastAsia="Calibri"/>
        </w:rPr>
      </w:pPr>
      <w:r>
        <w:rPr>
          <w:rFonts w:eastAsia="Calibri"/>
        </w:rPr>
        <w:t xml:space="preserve">Trenowanie i analiza uzyskanych wyników dla </w:t>
      </w:r>
      <w:r w:rsidR="000F608D">
        <w:rPr>
          <w:rFonts w:eastAsia="Calibri"/>
        </w:rPr>
        <w:t>Xception</w:t>
      </w:r>
      <w:r w:rsidR="00E949E7">
        <w:rPr>
          <w:rStyle w:val="Odwoanieprzypisudolnego"/>
          <w:rFonts w:eastAsia="Calibri"/>
        </w:rPr>
        <w:footnoteReference w:id="5"/>
      </w:r>
      <w:r w:rsidR="000F608D">
        <w:rPr>
          <w:rFonts w:eastAsia="Calibri"/>
        </w:rPr>
        <w:t xml:space="preserve"> </w:t>
      </w:r>
      <w:r w:rsidR="00E949E7">
        <w:rPr>
          <w:rFonts w:eastAsia="Calibri"/>
        </w:rPr>
        <w:t>i porównanie jej wyników z InceptionResNetV2</w:t>
      </w:r>
    </w:p>
    <w:p w14:paraId="331B0B2F" w14:textId="78438F67" w:rsidR="000F3368" w:rsidDel="00D77DC5" w:rsidRDefault="00AA5E80">
      <w:pPr>
        <w:ind w:firstLine="708"/>
        <w:jc w:val="both"/>
        <w:rPr>
          <w:del w:id="202" w:author="Marek Małek" w:date="2024-02-03T10:08:00Z"/>
          <w:rFonts w:eastAsia="Calibri"/>
        </w:rPr>
        <w:pPrChange w:id="203" w:author="Marek Małek" w:date="2024-02-03T10:10:00Z">
          <w:pPr>
            <w:spacing w:after="160"/>
            <w:ind w:firstLine="708"/>
            <w:jc w:val="both"/>
          </w:pPr>
        </w:pPrChange>
      </w:pPr>
      <w:ins w:id="204" w:author="Marek Małek" w:date="2024-01-31T17:13:00Z">
        <w:r>
          <w:rPr>
            <w:rFonts w:eastAsia="Calibri"/>
          </w:rPr>
          <w:t>Oprócz wyżej wymienionych komponentów, zostaną również opracowane skrypty, które ułatwią zarządzanie kodem oraz zautomatyzują procesy powtarzalnego uruchamiania treningów sieci neuronowych</w:t>
        </w:r>
      </w:ins>
      <w:ins w:id="205" w:author="Marek Małek" w:date="2024-01-31T17:14:00Z">
        <w:r>
          <w:rPr>
            <w:rFonts w:eastAsia="Calibri"/>
          </w:rPr>
          <w:t>. Takie działanie je</w:t>
        </w:r>
      </w:ins>
      <w:ins w:id="206" w:author="Marek Małek" w:date="2024-01-31T17:15:00Z">
        <w:r w:rsidR="000E54BC">
          <w:rPr>
            <w:rFonts w:eastAsia="Calibri"/>
          </w:rPr>
          <w:t>s</w:t>
        </w:r>
      </w:ins>
      <w:ins w:id="207" w:author="Marek Małek" w:date="2024-01-31T17:14:00Z">
        <w:r>
          <w:rPr>
            <w:rFonts w:eastAsia="Calibri"/>
          </w:rPr>
          <w:t xml:space="preserve">t kluczowe dla uzyskania wiarygodnych wniosków, biorąc pod uwagę, że w procesie szkolenia sieci neuronowych istnieje element losowości. Aby zrozumieć, które modyfikacje przyniosły pozytywne efekty, niezbędne jest wielokrotne uruchomienie treningów oraz agregacja </w:t>
        </w:r>
      </w:ins>
      <w:ins w:id="208" w:author="Marek Małek" w:date="2024-01-31T17:15:00Z">
        <w:r>
          <w:rPr>
            <w:rFonts w:eastAsia="Calibri"/>
          </w:rPr>
          <w:t>i analiza statystyczna wyników.</w:t>
        </w:r>
        <w:r w:rsidDel="00AA5E80">
          <w:rPr>
            <w:rFonts w:eastAsia="Calibri"/>
          </w:rPr>
          <w:t xml:space="preserve"> </w:t>
        </w:r>
      </w:ins>
      <w:commentRangeStart w:id="209"/>
      <w:del w:id="210" w:author="Marek Małek" w:date="2024-01-31T17:15:00Z">
        <w:r w:rsidR="000F3368" w:rsidDel="00AA5E80">
          <w:rPr>
            <w:rFonts w:eastAsia="Calibri"/>
          </w:rPr>
          <w:delText xml:space="preserve">Poza wymienionymi składowymi, </w:delText>
        </w:r>
        <w:r w:rsidR="00476501" w:rsidDel="00AA5E80">
          <w:rPr>
            <w:rFonts w:eastAsia="Calibri"/>
          </w:rPr>
          <w:delText>wykonane zostaną także skrypty ułatwiające zarządzanie kodem</w:delText>
        </w:r>
        <w:r w:rsidR="00FD3BD5" w:rsidDel="00AA5E80">
          <w:rPr>
            <w:rFonts w:eastAsia="Calibri"/>
          </w:rPr>
          <w:delTex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delText>
        </w:r>
        <w:r w:rsidR="00E949E7" w:rsidDel="00AA5E80">
          <w:rPr>
            <w:rFonts w:eastAsia="Calibri"/>
          </w:rPr>
          <w:delText>.</w:delText>
        </w:r>
        <w:commentRangeEnd w:id="209"/>
        <w:r w:rsidR="00D41AE1" w:rsidDel="00AA5E80">
          <w:rPr>
            <w:rStyle w:val="Odwoaniedokomentarza"/>
          </w:rPr>
          <w:commentReference w:id="209"/>
        </w:r>
      </w:del>
    </w:p>
    <w:p w14:paraId="52328AB6" w14:textId="77777777" w:rsidR="00D77DC5" w:rsidRDefault="00D77DC5">
      <w:pPr>
        <w:ind w:firstLine="708"/>
        <w:jc w:val="both"/>
        <w:rPr>
          <w:ins w:id="211" w:author="Marek Małek" w:date="2024-02-03T10:08:00Z"/>
          <w:rFonts w:eastAsia="Calibri"/>
        </w:rPr>
        <w:pPrChange w:id="212" w:author="Marek Małek" w:date="2024-02-03T10:10:00Z">
          <w:pPr>
            <w:spacing w:after="160"/>
            <w:ind w:firstLine="708"/>
            <w:jc w:val="both"/>
          </w:pPr>
        </w:pPrChange>
      </w:pPr>
    </w:p>
    <w:p w14:paraId="4D5B710B" w14:textId="4D620077" w:rsidR="00DF4DB8" w:rsidRDefault="00E447BD">
      <w:pPr>
        <w:ind w:firstLine="708"/>
        <w:jc w:val="both"/>
        <w:rPr>
          <w:rFonts w:eastAsia="Calibri"/>
        </w:rPr>
        <w:pPrChange w:id="213" w:author="Marek Małek" w:date="2024-02-03T10:10:00Z">
          <w:pPr>
            <w:spacing w:after="160"/>
            <w:ind w:firstLine="708"/>
            <w:jc w:val="both"/>
          </w:pPr>
        </w:pPrChange>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w:t>
      </w:r>
      <w:commentRangeStart w:id="214"/>
      <w:del w:id="215" w:author="Marek Małek" w:date="2024-01-31T17:16:00Z">
        <w:r w:rsidR="00E969A7" w:rsidDel="00172F7F">
          <w:rPr>
            <w:rFonts w:eastAsia="Calibri"/>
          </w:rPr>
          <w:delText xml:space="preserve">splotowych </w:delText>
        </w:r>
      </w:del>
      <w:commentRangeEnd w:id="214"/>
      <w:ins w:id="216" w:author="Marek Małek" w:date="2024-01-31T17:16:00Z">
        <w:r w:rsidR="00172F7F">
          <w:rPr>
            <w:rFonts w:eastAsia="Calibri"/>
          </w:rPr>
          <w:t xml:space="preserve">konwolucyjnych </w:t>
        </w:r>
      </w:ins>
      <w:r w:rsidR="005F7080">
        <w:rPr>
          <w:rStyle w:val="Odwoaniedokomentarza"/>
        </w:rPr>
        <w:commentReference w:id="214"/>
      </w:r>
      <w:r w:rsidR="00E969A7">
        <w:rPr>
          <w:rFonts w:eastAsia="Calibri"/>
        </w:rPr>
        <w:t>sieci neuronowych (CNN</w:t>
      </w:r>
      <w:r w:rsidR="0021009B">
        <w:rPr>
          <w:rStyle w:val="Odwoanieprzypisudolnego"/>
          <w:rFonts w:eastAsia="Calibri"/>
        </w:rPr>
        <w:footnoteReference w:id="6"/>
      </w:r>
      <w:r w:rsidR="00E969A7">
        <w:rPr>
          <w:rFonts w:eastAsia="Calibri"/>
        </w:rPr>
        <w:t>), p</w:t>
      </w:r>
      <w:r w:rsidRPr="00F43BD2">
        <w:rPr>
          <w:rFonts w:eastAsia="Calibri"/>
        </w:rPr>
        <w:t xml:space="preserve">rzybliżono w nich informacje </w:t>
      </w:r>
      <w:r w:rsidR="007B0842">
        <w:rPr>
          <w:rFonts w:eastAsia="Calibri"/>
        </w:rPr>
        <w:t>dotyczące technik, które sprawiły że są tak skuteczne 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pPr>
        <w:ind w:firstLine="708"/>
        <w:jc w:val="both"/>
        <w:rPr>
          <w:rFonts w:eastAsia="Calibri"/>
        </w:rPr>
        <w:pPrChange w:id="217" w:author="Marek Małek" w:date="2024-02-03T10:10:00Z">
          <w:pPr>
            <w:spacing w:after="160"/>
            <w:ind w:firstLine="708"/>
            <w:jc w:val="both"/>
          </w:pPr>
        </w:pPrChange>
      </w:pPr>
      <w:r>
        <w:rPr>
          <w:rFonts w:eastAsia="Calibri"/>
        </w:rPr>
        <w:lastRenderedPageBreak/>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pPr>
        <w:ind w:firstLine="708"/>
        <w:jc w:val="both"/>
        <w:rPr>
          <w:rFonts w:eastAsia="Calibri"/>
        </w:rPr>
        <w:pPrChange w:id="218" w:author="Marek Małek" w:date="2024-02-03T10:10:00Z">
          <w:pPr>
            <w:spacing w:after="160"/>
            <w:ind w:firstLine="708"/>
            <w:jc w:val="both"/>
          </w:pPr>
        </w:pPrChange>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219" w:name="_Toc158191166"/>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219"/>
    </w:p>
    <w:p w14:paraId="3135F2E6" w14:textId="6EC01232" w:rsidR="00433700" w:rsidRDefault="00632319" w:rsidP="00632319">
      <w:pPr>
        <w:pStyle w:val="Nagwek2"/>
      </w:pPr>
      <w:bookmarkStart w:id="220" w:name="_Toc158191167"/>
      <w:r>
        <w:t>Wprowadzenie</w:t>
      </w:r>
      <w:bookmarkEnd w:id="220"/>
    </w:p>
    <w:p w14:paraId="702F9597" w14:textId="54689C6B" w:rsidR="00E27874" w:rsidDel="00D77DC5" w:rsidRDefault="00E27874" w:rsidP="00D77DC5">
      <w:pPr>
        <w:ind w:firstLine="576"/>
        <w:jc w:val="both"/>
        <w:rPr>
          <w:del w:id="221" w:author="Marek Małek" w:date="2024-02-03T10:07:00Z"/>
        </w:rPr>
      </w:pPr>
      <w:r>
        <w:t xml:space="preserve">Większość wytwarzanego oprogramowania od samego </w:t>
      </w:r>
      <w:commentRangeStart w:id="222"/>
      <w:r>
        <w:t xml:space="preserve">początku była </w:t>
      </w:r>
      <w:del w:id="223" w:author="Marek Małek" w:date="2024-01-31T17:16:00Z">
        <w:r w:rsidDel="00E55DFB">
          <w:delText>algorytmiczna</w:delText>
        </w:r>
        <w:commentRangeEnd w:id="222"/>
        <w:r w:rsidR="005F7080" w:rsidDel="00E55DFB">
          <w:rPr>
            <w:rStyle w:val="Odwoaniedokomentarza"/>
          </w:rPr>
          <w:commentReference w:id="222"/>
        </w:r>
      </w:del>
      <w:ins w:id="224" w:author="Marek Małek" w:date="2024-01-31T17:16:00Z">
        <w:r w:rsidR="00E55DFB">
          <w:t>oparta na jawnie zdefiniowanych algorytmach deterministycznych</w:t>
        </w:r>
      </w:ins>
      <w:r>
        <w:t>.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7"/>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8"/>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035881F7" w14:textId="77777777" w:rsidR="00D77DC5" w:rsidRDefault="00D77DC5" w:rsidP="00EF08E4">
      <w:pPr>
        <w:ind w:firstLine="576"/>
        <w:jc w:val="both"/>
        <w:rPr>
          <w:ins w:id="225" w:author="Marek Małek" w:date="2024-02-03T10:07:00Z"/>
        </w:rPr>
      </w:pPr>
    </w:p>
    <w:p w14:paraId="7F52D83A" w14:textId="15BEA8C6" w:rsidR="00230993" w:rsidRDefault="00230993" w:rsidP="00D77DC5">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commentRangeStart w:id="226"/>
      <w:commentRangeStart w:id="227"/>
      <w:commentRangeStart w:id="228"/>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9"/>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10"/>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1"/>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2"/>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3"/>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4"/>
      </w:r>
      <w:r w:rsidR="002E586A">
        <w:t>, która to sieć stanowiła przełom w dziedzinie rozpoznawania obrazów, odkrycie architektur GAN</w:t>
      </w:r>
      <w:r w:rsidR="002E586A">
        <w:rPr>
          <w:rStyle w:val="Odwoanieprzypisudolnego"/>
        </w:rPr>
        <w:footnoteReference w:id="15"/>
      </w:r>
      <w:r w:rsidR="002E586A">
        <w:t xml:space="preserve"> oraz Transformer</w:t>
      </w:r>
      <w:r w:rsidR="002E586A">
        <w:rPr>
          <w:rStyle w:val="Odwoanieprzypisudolnego"/>
        </w:rPr>
        <w:footnoteReference w:id="16"/>
      </w:r>
      <w:r w:rsidR="002E586A">
        <w:t xml:space="preserve"> (która to jest używana np. w święcącym sukcesy </w:t>
      </w:r>
      <w:proofErr w:type="spellStart"/>
      <w:r w:rsidR="002E586A">
        <w:t>ChatGPT</w:t>
      </w:r>
      <w:proofErr w:type="spellEnd"/>
      <w:r w:rsidR="002E586A">
        <w:t>).</w:t>
      </w:r>
      <w:commentRangeEnd w:id="226"/>
      <w:r w:rsidR="005F7080">
        <w:rPr>
          <w:rStyle w:val="Odwoaniedokomentarza"/>
        </w:rPr>
        <w:commentReference w:id="226"/>
      </w:r>
      <w:commentRangeEnd w:id="227"/>
      <w:r w:rsidR="005F7080">
        <w:rPr>
          <w:rStyle w:val="Odwoaniedokomentarza"/>
        </w:rPr>
        <w:commentReference w:id="227"/>
      </w:r>
      <w:commentRangeEnd w:id="228"/>
      <w:r w:rsidR="00E55DFB">
        <w:rPr>
          <w:rStyle w:val="Odwoaniedokomentarza"/>
        </w:rPr>
        <w:commentReference w:id="228"/>
      </w:r>
    </w:p>
    <w:p w14:paraId="54B8D0B3" w14:textId="11425053" w:rsidR="000D40B1" w:rsidRDefault="00CE209C" w:rsidP="000D40B1">
      <w:pPr>
        <w:pStyle w:val="Nagwek2"/>
      </w:pPr>
      <w:bookmarkStart w:id="229" w:name="_Toc158191168"/>
      <w:r>
        <w:t>Konwolucyjne Sieci Neuronowe (CNN)</w:t>
      </w:r>
      <w:bookmarkEnd w:id="229"/>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71948AEE" w:rsidR="007055E3" w:rsidRPr="007055E3" w:rsidRDefault="007055E3" w:rsidP="007055E3">
      <w:pPr>
        <w:pStyle w:val="Legenda"/>
        <w:keepNext/>
        <w:jc w:val="right"/>
        <w:rPr>
          <w:i w:val="0"/>
          <w:iCs w:val="0"/>
        </w:rPr>
      </w:pPr>
      <w:bookmarkStart w:id="230"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FE2540">
        <w:rPr>
          <w:i w:val="0"/>
          <w:iCs w:val="0"/>
          <w:noProof/>
        </w:rPr>
        <w:t>1</w:t>
      </w:r>
      <w:r w:rsidR="00252D93">
        <w:rPr>
          <w:i w:val="0"/>
          <w:iCs w:val="0"/>
        </w:rPr>
        <w:fldChar w:fldCharType="end"/>
      </w:r>
      <w:r w:rsidR="00316BBE">
        <w:rPr>
          <w:i w:val="0"/>
          <w:iCs w:val="0"/>
        </w:rPr>
        <w:t xml:space="preserve"> – Architektura Sieci LeNet-5</w:t>
      </w:r>
      <w:bookmarkEnd w:id="230"/>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231" w:name="_Toc158191169"/>
      <w:r>
        <w:t>Mechanizm propagacji wstecznej</w:t>
      </w:r>
      <w:bookmarkEnd w:id="231"/>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E096238" w:rsidR="00BA4579" w:rsidRDefault="00BA4579" w:rsidP="00BA4579">
      <w:pPr>
        <w:pStyle w:val="Nagwek2"/>
      </w:pPr>
      <w:bookmarkStart w:id="232" w:name="_Toc158191170"/>
      <w:r>
        <w:t xml:space="preserve">Operacja </w:t>
      </w:r>
      <w:commentRangeStart w:id="233"/>
      <w:commentRangeStart w:id="234"/>
      <w:del w:id="235" w:author="Marek Małek" w:date="2024-01-31T17:19:00Z">
        <w:r w:rsidDel="00E55DFB">
          <w:delText>splotu</w:delText>
        </w:r>
        <w:commentRangeEnd w:id="233"/>
        <w:r w:rsidR="005F7080" w:rsidDel="00E55DFB">
          <w:rPr>
            <w:rStyle w:val="Odwoaniedokomentarza"/>
            <w:b w:val="0"/>
            <w:bCs w:val="0"/>
            <w:iCs w:val="0"/>
          </w:rPr>
          <w:commentReference w:id="233"/>
        </w:r>
        <w:commentRangeEnd w:id="234"/>
        <w:r w:rsidR="005F7080" w:rsidDel="00E55DFB">
          <w:rPr>
            <w:rStyle w:val="Odwoaniedokomentarza"/>
            <w:b w:val="0"/>
            <w:bCs w:val="0"/>
            <w:iCs w:val="0"/>
          </w:rPr>
          <w:commentReference w:id="234"/>
        </w:r>
      </w:del>
      <w:ins w:id="236" w:author="Marek Małek" w:date="2024-01-31T17:19:00Z">
        <w:r w:rsidR="00E55DFB">
          <w:t>konwolucji</w:t>
        </w:r>
      </w:ins>
      <w:bookmarkEnd w:id="232"/>
    </w:p>
    <w:p w14:paraId="2A887D6A" w14:textId="77777777" w:rsidR="00C07920" w:rsidRDefault="00CA4451" w:rsidP="00CA4451">
      <w:pPr>
        <w:ind w:firstLine="576"/>
        <w:jc w:val="both"/>
        <w:rPr>
          <w:ins w:id="237" w:author="Marek Małek" w:date="2024-01-31T17:30:00Z"/>
        </w:rPr>
      </w:pPr>
      <w:r>
        <w:t>Tak jak</w:t>
      </w:r>
      <w:r w:rsidR="00BA4579">
        <w:t xml:space="preserve"> mechanizm propagacji wstecznej jest kluczowym elementem </w:t>
      </w:r>
      <w:r>
        <w:t xml:space="preserve">dla wszystkich rodzajów </w:t>
      </w:r>
      <w:r w:rsidR="00BA4579">
        <w:t>sieci neuronowych, t</w:t>
      </w:r>
      <w:del w:id="238" w:author="Marek Małek" w:date="2024-01-31T17:19:00Z">
        <w:r w:rsidR="00BA4579" w:rsidDel="00045DF5">
          <w:delText>o</w:delText>
        </w:r>
      </w:del>
      <w:ins w:id="239" w:author="Marek Małek" w:date="2024-01-31T17:19:00Z">
        <w:r w:rsidR="00045DF5">
          <w:t>ak</w:t>
        </w:r>
      </w:ins>
      <w:r w:rsidR="00BA4579">
        <w:t xml:space="preserve"> operacja </w:t>
      </w:r>
      <w:del w:id="240" w:author="Marek Małek" w:date="2024-01-31T17:19:00Z">
        <w:r w:rsidR="00BA4579" w:rsidDel="00045DF5">
          <w:delText xml:space="preserve">splotu </w:delText>
        </w:r>
      </w:del>
      <w:ins w:id="241" w:author="Marek Małek" w:date="2024-01-31T17:19:00Z">
        <w:r w:rsidR="00045DF5">
          <w:t xml:space="preserve">konwolucji </w:t>
        </w:r>
      </w:ins>
      <w:r w:rsidR="00BA4579">
        <w:t>jest takim elementem w sieciach konwolucyjnych</w:t>
      </w:r>
      <w:r w:rsidR="002176E8">
        <w:t xml:space="preserve">. Dzięki niej, sieci </w:t>
      </w:r>
      <w:del w:id="242" w:author="Marek Małek" w:date="2024-01-31T17:19:00Z">
        <w:r w:rsidR="002176E8" w:rsidDel="003532ED">
          <w:delText xml:space="preserve">splotowe </w:delText>
        </w:r>
      </w:del>
      <w:ins w:id="243" w:author="Marek Małek" w:date="2024-01-31T17:19:00Z">
        <w:r w:rsidR="003532ED">
          <w:t xml:space="preserve">te </w:t>
        </w:r>
      </w:ins>
      <w:r w:rsidR="002176E8">
        <w:t xml:space="preserve">są w stanie lepiej, od np. sieci gęsto połączonych wychwytywać złożone wzorce, ale też, do pewnego stopnia są w stanie znajdywać je w różnych miejscach obrazów wejściowych. </w:t>
      </w:r>
    </w:p>
    <w:p w14:paraId="623A3BE5" w14:textId="4D353CC6" w:rsidR="00FB4259" w:rsidRPr="00FB4259" w:rsidRDefault="00FB4259">
      <w:pPr>
        <w:pStyle w:val="Legenda"/>
        <w:keepNext/>
        <w:ind w:left="2124"/>
        <w:rPr>
          <w:ins w:id="244" w:author="Marek Małek" w:date="2024-01-31T17:31:00Z"/>
          <w:i w:val="0"/>
          <w:iCs w:val="0"/>
          <w:rPrChange w:id="245" w:author="Marek Małek" w:date="2024-01-31T17:31:00Z">
            <w:rPr>
              <w:ins w:id="246" w:author="Marek Małek" w:date="2024-01-31T17:31:00Z"/>
            </w:rPr>
          </w:rPrChange>
        </w:rPr>
        <w:pPrChange w:id="247" w:author="Marek Małek" w:date="2024-01-31T17:32:00Z">
          <w:pPr>
            <w:pStyle w:val="Legenda"/>
          </w:pPr>
        </w:pPrChange>
      </w:pPr>
      <w:ins w:id="248" w:author="Marek Małek" w:date="2024-01-31T17:32:00Z">
        <w:r>
          <w:rPr>
            <w:i w:val="0"/>
            <w:iCs w:val="0"/>
          </w:rPr>
          <w:t xml:space="preserve">       </w:t>
        </w:r>
      </w:ins>
      <w:ins w:id="249" w:author="Marek Małek" w:date="2024-01-31T17:31:00Z">
        <w:r w:rsidRPr="00FB4259">
          <w:rPr>
            <w:i w:val="0"/>
            <w:iCs w:val="0"/>
            <w:rPrChange w:id="250" w:author="Marek Małek" w:date="2024-01-31T17:31:00Z">
              <w:rPr/>
            </w:rPrChange>
          </w:rPr>
          <w:t xml:space="preserve">Rysunek </w:t>
        </w:r>
        <w:r w:rsidRPr="00FB4259">
          <w:rPr>
            <w:i w:val="0"/>
            <w:iCs w:val="0"/>
            <w:rPrChange w:id="251" w:author="Marek Małek" w:date="2024-01-31T17:31:00Z">
              <w:rPr/>
            </w:rPrChange>
          </w:rPr>
          <w:fldChar w:fldCharType="begin"/>
        </w:r>
        <w:r w:rsidRPr="00FB4259">
          <w:rPr>
            <w:i w:val="0"/>
            <w:iCs w:val="0"/>
            <w:rPrChange w:id="252" w:author="Marek Małek" w:date="2024-01-31T17:31:00Z">
              <w:rPr/>
            </w:rPrChange>
          </w:rPr>
          <w:instrText xml:space="preserve"> SEQ Rysunek \* ARABIC </w:instrText>
        </w:r>
      </w:ins>
      <w:r w:rsidRPr="00FB4259">
        <w:rPr>
          <w:i w:val="0"/>
          <w:iCs w:val="0"/>
          <w:rPrChange w:id="253" w:author="Marek Małek" w:date="2024-01-31T17:31:00Z">
            <w:rPr/>
          </w:rPrChange>
        </w:rPr>
        <w:fldChar w:fldCharType="separate"/>
      </w:r>
      <w:ins w:id="254" w:author="Marek Małek" w:date="2024-02-08T11:18:00Z">
        <w:r w:rsidR="00FE2540">
          <w:rPr>
            <w:i w:val="0"/>
            <w:iCs w:val="0"/>
            <w:noProof/>
          </w:rPr>
          <w:t>2</w:t>
        </w:r>
      </w:ins>
      <w:ins w:id="255" w:author="Marek Małek" w:date="2024-01-31T17:31:00Z">
        <w:r w:rsidRPr="00FB4259">
          <w:rPr>
            <w:i w:val="0"/>
            <w:iCs w:val="0"/>
            <w:rPrChange w:id="256" w:author="Marek Małek" w:date="2024-01-31T17:31:00Z">
              <w:rPr/>
            </w:rPrChange>
          </w:rPr>
          <w:fldChar w:fldCharType="end"/>
        </w:r>
        <w:r w:rsidRPr="00FB4259">
          <w:rPr>
            <w:i w:val="0"/>
            <w:iCs w:val="0"/>
            <w:rPrChange w:id="257" w:author="Marek Małek" w:date="2024-01-31T17:31:00Z">
              <w:rPr/>
            </w:rPrChange>
          </w:rPr>
          <w:t xml:space="preserve"> - wizualizacja operacji konwolucji</w:t>
        </w:r>
      </w:ins>
    </w:p>
    <w:p w14:paraId="67542034" w14:textId="77777777" w:rsidR="008C6BD1" w:rsidRDefault="00C07920">
      <w:pPr>
        <w:keepNext/>
        <w:jc w:val="both"/>
        <w:rPr>
          <w:ins w:id="258" w:author="Marek Małek" w:date="2024-01-31T17:32:00Z"/>
        </w:rPr>
        <w:pPrChange w:id="259" w:author="Marek Małek" w:date="2024-01-31T17:32:00Z">
          <w:pPr>
            <w:jc w:val="both"/>
          </w:pPr>
        </w:pPrChange>
      </w:pPr>
      <w:ins w:id="260" w:author="Marek Małek" w:date="2024-01-31T17:30:00Z">
        <w:r>
          <w:rPr>
            <w:noProof/>
          </w:rPr>
          <w:drawing>
            <wp:inline distT="0" distB="0" distL="0" distR="0" wp14:anchorId="06276793" wp14:editId="0913ED2A">
              <wp:extent cx="3610479" cy="3134162"/>
              <wp:effectExtent l="0" t="0" r="9525" b="0"/>
              <wp:docPr id="360274391" name="Obraz 1" descr="Obraz zawierający tekst, diagram, szkic,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4391" name="Obraz 1" descr="Obraz zawierający tekst, diagram, szkic, Plan&#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3610479" cy="3134162"/>
                      </a:xfrm>
                      <a:prstGeom prst="rect">
                        <a:avLst/>
                      </a:prstGeom>
                    </pic:spPr>
                  </pic:pic>
                </a:graphicData>
              </a:graphic>
            </wp:inline>
          </w:drawing>
        </w:r>
      </w:ins>
    </w:p>
    <w:p w14:paraId="13EB3477" w14:textId="4DF21B53" w:rsidR="00C07920" w:rsidRPr="00F235A4" w:rsidRDefault="008C6BD1">
      <w:pPr>
        <w:pStyle w:val="Legenda"/>
        <w:rPr>
          <w:ins w:id="261" w:author="Marek Małek" w:date="2024-01-31T17:30:00Z"/>
        </w:rPr>
        <w:pPrChange w:id="262" w:author="Marek Małek" w:date="2024-01-31T17:33:00Z">
          <w:pPr>
            <w:ind w:firstLine="576"/>
            <w:jc w:val="both"/>
          </w:pPr>
        </w:pPrChange>
      </w:pPr>
      <w:ins w:id="263" w:author="Marek Małek" w:date="2024-01-31T17:32:00Z">
        <w:r w:rsidRPr="008C6BD1">
          <w:rPr>
            <w:i w:val="0"/>
            <w:iCs w:val="0"/>
            <w:rPrChange w:id="264" w:author="Marek Małek" w:date="2024-01-31T17:33:00Z">
              <w:rPr/>
            </w:rPrChange>
          </w:rPr>
          <w:t xml:space="preserve">Źródło: </w:t>
        </w:r>
      </w:ins>
      <w:ins w:id="265" w:author="Marek Małek" w:date="2024-01-31T17:33:00Z">
        <w:r w:rsidR="008D410B" w:rsidRPr="008D410B">
          <w:rPr>
            <w:i w:val="0"/>
            <w:iCs w:val="0"/>
          </w:rPr>
          <w:t>https://commons.wikimedia.org/wiki/File:2D_Convolution_Animation.gif</w:t>
        </w:r>
      </w:ins>
    </w:p>
    <w:p w14:paraId="3B784DF7" w14:textId="0BD20A8B" w:rsidR="00BA4579" w:rsidRDefault="002176E8" w:rsidP="00CA4451">
      <w:pPr>
        <w:ind w:firstLine="576"/>
        <w:jc w:val="both"/>
      </w:pPr>
      <w:r>
        <w:t xml:space="preserve">Składowymi operacji </w:t>
      </w:r>
      <w:del w:id="266" w:author="Marek Małek" w:date="2024-01-31T17:20:00Z">
        <w:r w:rsidDel="00BD5A08">
          <w:delText xml:space="preserve">splotu </w:delText>
        </w:r>
      </w:del>
      <w:ins w:id="267" w:author="Marek Małek" w:date="2024-01-31T17:20:00Z">
        <w:r w:rsidR="00BD5A08">
          <w:t xml:space="preserve">konwolucji </w:t>
        </w:r>
      </w:ins>
      <w:r>
        <w:t>są:</w:t>
      </w:r>
    </w:p>
    <w:p w14:paraId="47C99310" w14:textId="2668BAD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ins w:id="268" w:author="Marek Małek" w:date="2024-01-31T17:34:00Z">
        <w:r w:rsidR="00E06FDD">
          <w:t xml:space="preserve"> Na </w:t>
        </w:r>
      </w:ins>
      <w:ins w:id="269" w:author="Marek Małek" w:date="2024-01-31T17:35:00Z">
        <w:r w:rsidR="00E06FDD">
          <w:t xml:space="preserve">rysunku 2 </w:t>
        </w:r>
        <w:proofErr w:type="spellStart"/>
        <w:r w:rsidR="00E06FDD">
          <w:t>kernelem</w:t>
        </w:r>
        <w:proofErr w:type="spellEnd"/>
        <w:r w:rsidR="00E06FDD">
          <w:t xml:space="preserve"> jest macierz umieszczona między większymi, nazwanymi </w:t>
        </w:r>
        <w:proofErr w:type="spellStart"/>
        <w:r w:rsidR="00E06FDD">
          <w:t>input</w:t>
        </w:r>
        <w:proofErr w:type="spellEnd"/>
        <w:r w:rsidR="00E06FDD">
          <w:t xml:space="preserve"> i </w:t>
        </w:r>
        <w:proofErr w:type="spellStart"/>
        <w:r w:rsidR="00E06FDD">
          <w:t>output</w:t>
        </w:r>
      </w:ins>
      <w:proofErr w:type="spellEnd"/>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75124BA9" w:rsidR="002176E8" w:rsidRDefault="002176E8" w:rsidP="002176E8">
      <w:pPr>
        <w:pStyle w:val="Akapitzlist"/>
        <w:numPr>
          <w:ilvl w:val="0"/>
          <w:numId w:val="26"/>
        </w:numPr>
        <w:jc w:val="both"/>
      </w:pPr>
      <w:r>
        <w:lastRenderedPageBreak/>
        <w:t>Wyjściem z tej operacji są tzw. mapy cech, które reprezentują to, co w danym przejściu udało się wykryć warstwie splotowej</w:t>
      </w:r>
      <w:ins w:id="270" w:author="Marek Małek" w:date="2024-01-31T17:35:00Z">
        <w:r w:rsidR="0069076A">
          <w:t xml:space="preserve"> </w:t>
        </w:r>
      </w:ins>
      <w:ins w:id="271" w:author="Marek Małek" w:date="2024-01-31T17:36:00Z">
        <w:r w:rsidR="0069076A">
          <w:t xml:space="preserve">(na rysunku 2 jest to macierz nazwana </w:t>
        </w:r>
        <w:proofErr w:type="spellStart"/>
        <w:r w:rsidR="0069076A">
          <w:t>output</w:t>
        </w:r>
        <w:proofErr w:type="spellEnd"/>
        <w:r w:rsidR="0069076A">
          <w:t>)</w:t>
        </w:r>
      </w:ins>
      <w:r>
        <w:t>.</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272" w:name="_Toc158191171"/>
      <w:r>
        <w:t>Użyte narzędzia i technologie</w:t>
      </w:r>
      <w:bookmarkEnd w:id="272"/>
    </w:p>
    <w:p w14:paraId="5D9E7D2F" w14:textId="77777777" w:rsidR="00077FC5" w:rsidDel="00D77DC5" w:rsidRDefault="00BC1BBB" w:rsidP="00D77DC5">
      <w:pPr>
        <w:ind w:firstLine="576"/>
        <w:jc w:val="both"/>
        <w:rPr>
          <w:del w:id="273" w:author="Marek Małek" w:date="2024-02-03T10:08:00Z"/>
        </w:rPr>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054A50B8" w14:textId="77777777" w:rsidR="00D77DC5" w:rsidRDefault="00D77DC5" w:rsidP="00077FC5">
      <w:pPr>
        <w:ind w:firstLine="576"/>
        <w:jc w:val="both"/>
        <w:rPr>
          <w:ins w:id="274" w:author="Marek Małek" w:date="2024-02-03T10:08:00Z"/>
        </w:rPr>
      </w:pPr>
    </w:p>
    <w:p w14:paraId="5EE35816" w14:textId="40F5B82C" w:rsidR="00077FC5" w:rsidRDefault="00077FC5" w:rsidP="00D77DC5">
      <w:pPr>
        <w:ind w:firstLine="576"/>
        <w:jc w:val="both"/>
      </w:pPr>
      <w:r>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275" w:name="_Toc158191172"/>
      <w:r>
        <w:lastRenderedPageBreak/>
        <w:t>Rozdział 2 – Architektury InceptionResNetV2 i Xception</w:t>
      </w:r>
      <w:bookmarkEnd w:id="275"/>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276" w:name="_Toc154646703"/>
      <w:bookmarkStart w:id="277" w:name="_Toc154774727"/>
      <w:bookmarkStart w:id="278" w:name="_Toc154774769"/>
      <w:bookmarkStart w:id="279" w:name="_Toc154775085"/>
      <w:bookmarkStart w:id="280" w:name="_Toc154777771"/>
      <w:bookmarkStart w:id="281" w:name="_Toc154777848"/>
      <w:bookmarkStart w:id="282" w:name="_Toc154777948"/>
      <w:bookmarkStart w:id="283" w:name="_Toc154778270"/>
      <w:bookmarkStart w:id="284" w:name="_Toc154778297"/>
      <w:bookmarkStart w:id="285" w:name="_Toc154778324"/>
      <w:bookmarkStart w:id="286" w:name="_Toc154851562"/>
      <w:bookmarkStart w:id="287" w:name="_Toc154851589"/>
      <w:bookmarkStart w:id="288" w:name="_Toc154912651"/>
      <w:bookmarkStart w:id="289" w:name="_Toc154913408"/>
      <w:bookmarkStart w:id="290" w:name="_Toc154915928"/>
      <w:bookmarkStart w:id="291" w:name="_Toc154916222"/>
      <w:bookmarkStart w:id="292" w:name="_Toc154916414"/>
      <w:bookmarkStart w:id="293" w:name="_Toc154918519"/>
      <w:bookmarkStart w:id="294" w:name="_Toc154918613"/>
      <w:bookmarkStart w:id="295" w:name="_Toc154923546"/>
      <w:bookmarkStart w:id="296" w:name="_Toc154923624"/>
      <w:bookmarkStart w:id="297" w:name="_Toc157616472"/>
      <w:bookmarkStart w:id="298" w:name="_Toc157618321"/>
      <w:bookmarkStart w:id="299" w:name="_Toc157618377"/>
      <w:bookmarkStart w:id="300" w:name="_Toc157847462"/>
      <w:bookmarkStart w:id="301" w:name="_Toc158191071"/>
      <w:bookmarkStart w:id="302" w:name="_Toc15819117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512DF7EB" w14:textId="04703266" w:rsidR="003655E5" w:rsidRDefault="003655E5" w:rsidP="00A933A7">
      <w:pPr>
        <w:pStyle w:val="Nagwek2"/>
        <w:numPr>
          <w:ilvl w:val="1"/>
          <w:numId w:val="28"/>
        </w:numPr>
      </w:pPr>
      <w:bookmarkStart w:id="303" w:name="_Toc158191174"/>
      <w:r>
        <w:t>Architektura InceptionResNetV2</w:t>
      </w:r>
      <w:bookmarkEnd w:id="303"/>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65B629FF" w:rsidR="001D01A5" w:rsidRPr="001D01A5" w:rsidRDefault="008C56AC" w:rsidP="00266972">
      <w:pPr>
        <w:pStyle w:val="Legenda"/>
        <w:keepNext/>
        <w:ind w:left="4248"/>
        <w:jc w:val="right"/>
        <w:rPr>
          <w:i w:val="0"/>
          <w:iCs w:val="0"/>
        </w:rPr>
      </w:pPr>
      <w:r>
        <w:rPr>
          <w:i w:val="0"/>
          <w:iCs w:val="0"/>
        </w:rPr>
        <w:lastRenderedPageBreak/>
        <w:t xml:space="preserve">   </w:t>
      </w:r>
      <w:bookmarkStart w:id="304"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05" w:author="Marek Małek" w:date="2024-02-08T11:18:00Z">
        <w:r w:rsidR="00FE2540">
          <w:rPr>
            <w:i w:val="0"/>
            <w:iCs w:val="0"/>
            <w:noProof/>
          </w:rPr>
          <w:t>3</w:t>
        </w:r>
      </w:ins>
      <w:del w:id="306" w:author="Marek Małek" w:date="2024-01-31T17:31:00Z">
        <w:r w:rsidR="00821019" w:rsidDel="00FB4259">
          <w:rPr>
            <w:i w:val="0"/>
            <w:iCs w:val="0"/>
            <w:noProof/>
          </w:rPr>
          <w:delText>2</w:delText>
        </w:r>
      </w:del>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304"/>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307" w:name="_Toc158191175"/>
      <w:r>
        <w:t>Architektura Xception</w:t>
      </w:r>
      <w:bookmarkEnd w:id="307"/>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09724E28" w:rsidR="009113E0" w:rsidRPr="009113E0" w:rsidRDefault="009113E0" w:rsidP="009113E0">
      <w:pPr>
        <w:pStyle w:val="Legenda"/>
        <w:keepNext/>
        <w:jc w:val="right"/>
        <w:rPr>
          <w:i w:val="0"/>
          <w:iCs w:val="0"/>
        </w:rPr>
      </w:pPr>
      <w:bookmarkStart w:id="308"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09" w:author="Marek Małek" w:date="2024-02-08T11:18:00Z">
        <w:r w:rsidR="00FE2540">
          <w:rPr>
            <w:i w:val="0"/>
            <w:iCs w:val="0"/>
            <w:noProof/>
          </w:rPr>
          <w:t>4</w:t>
        </w:r>
      </w:ins>
      <w:del w:id="310" w:author="Marek Małek" w:date="2024-01-31T17:31:00Z">
        <w:r w:rsidR="00821019" w:rsidDel="00FB4259">
          <w:rPr>
            <w:i w:val="0"/>
            <w:iCs w:val="0"/>
            <w:noProof/>
          </w:rPr>
          <w:delText>3</w:delText>
        </w:r>
      </w:del>
      <w:r w:rsidR="00252D93">
        <w:rPr>
          <w:i w:val="0"/>
          <w:iCs w:val="0"/>
        </w:rPr>
        <w:fldChar w:fldCharType="end"/>
      </w:r>
      <w:r w:rsidRPr="009113E0">
        <w:rPr>
          <w:i w:val="0"/>
          <w:iCs w:val="0"/>
          <w:noProof/>
        </w:rPr>
        <w:t>- wykorzystanie filtrów po głębokości</w:t>
      </w:r>
      <w:bookmarkEnd w:id="308"/>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11" w:name="_Toc124877873"/>
      <w:bookmarkStart w:id="312" w:name="_Toc158191176"/>
      <w:r w:rsidRPr="00670348">
        <w:lastRenderedPageBreak/>
        <w:t xml:space="preserve">Rozdział </w:t>
      </w:r>
      <w:bookmarkEnd w:id="311"/>
      <w:r w:rsidR="002A31C9">
        <w:t>3</w:t>
      </w:r>
      <w:r w:rsidR="00E90A9E">
        <w:t xml:space="preserve"> </w:t>
      </w:r>
      <w:r w:rsidR="00DE19EB">
        <w:t>–</w:t>
      </w:r>
      <w:r w:rsidR="00E90A9E">
        <w:t xml:space="preserve"> </w:t>
      </w:r>
      <w:r w:rsidR="00DE19EB">
        <w:t>Proces Trenowania Modeli</w:t>
      </w:r>
      <w:bookmarkEnd w:id="312"/>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13" w:name="_Toc124878748"/>
      <w:bookmarkStart w:id="314" w:name="_Toc124879222"/>
      <w:bookmarkStart w:id="315" w:name="_Toc124879259"/>
      <w:bookmarkStart w:id="316" w:name="_Toc124942218"/>
      <w:bookmarkStart w:id="317" w:name="_Toc124942313"/>
      <w:bookmarkStart w:id="318" w:name="_Toc124942414"/>
      <w:bookmarkStart w:id="319" w:name="_Toc124942433"/>
      <w:bookmarkStart w:id="320" w:name="_Toc124960770"/>
      <w:bookmarkStart w:id="321" w:name="_Toc143926313"/>
      <w:bookmarkStart w:id="322" w:name="_Toc143968467"/>
      <w:bookmarkStart w:id="323" w:name="_Toc154596678"/>
      <w:bookmarkStart w:id="324" w:name="_Toc154646451"/>
      <w:bookmarkStart w:id="325" w:name="_Toc154646707"/>
      <w:bookmarkStart w:id="326" w:name="_Toc154774731"/>
      <w:bookmarkStart w:id="327" w:name="_Toc154774773"/>
      <w:bookmarkStart w:id="328" w:name="_Toc154775089"/>
      <w:bookmarkStart w:id="329" w:name="_Toc154777775"/>
      <w:bookmarkStart w:id="330" w:name="_Toc154777852"/>
      <w:bookmarkStart w:id="331" w:name="_Toc154777952"/>
      <w:bookmarkStart w:id="332" w:name="_Toc154778274"/>
      <w:bookmarkStart w:id="333" w:name="_Toc154778301"/>
      <w:bookmarkStart w:id="334" w:name="_Toc154778328"/>
      <w:bookmarkStart w:id="335" w:name="_Toc154851566"/>
      <w:bookmarkStart w:id="336" w:name="_Toc154851593"/>
      <w:bookmarkStart w:id="337" w:name="_Toc154912655"/>
      <w:bookmarkStart w:id="338" w:name="_Toc154913412"/>
      <w:bookmarkStart w:id="339" w:name="_Toc154915932"/>
      <w:bookmarkStart w:id="340" w:name="_Toc154916226"/>
      <w:bookmarkStart w:id="341" w:name="_Toc154916418"/>
      <w:bookmarkStart w:id="342" w:name="_Toc154918523"/>
      <w:bookmarkStart w:id="343" w:name="_Toc154918617"/>
      <w:bookmarkStart w:id="344" w:name="_Toc154923550"/>
      <w:bookmarkStart w:id="345" w:name="_Toc154923628"/>
      <w:bookmarkStart w:id="346" w:name="_Toc157616476"/>
      <w:bookmarkStart w:id="347" w:name="_Toc157618325"/>
      <w:bookmarkStart w:id="348" w:name="_Toc157618381"/>
      <w:bookmarkStart w:id="349" w:name="_Toc157847466"/>
      <w:bookmarkStart w:id="350" w:name="_Toc158191075"/>
      <w:bookmarkStart w:id="351" w:name="_Toc158191177"/>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FAD3787" w14:textId="421E6B5C" w:rsidR="000001D8" w:rsidRDefault="000D2318" w:rsidP="00A76587">
      <w:pPr>
        <w:pStyle w:val="Nagwek2"/>
      </w:pPr>
      <w:bookmarkStart w:id="352" w:name="_Toc158191178"/>
      <w:r>
        <w:t>Zbiór danych</w:t>
      </w:r>
      <w:r w:rsidR="00563EF4">
        <w:t xml:space="preserve"> i EDA</w:t>
      </w:r>
      <w:bookmarkEnd w:id="352"/>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73DC19E2" w:rsidR="00252D93" w:rsidRPr="00252D93" w:rsidRDefault="00252D93" w:rsidP="00252D93">
      <w:pPr>
        <w:pStyle w:val="Legenda"/>
        <w:keepNext/>
        <w:jc w:val="right"/>
        <w:rPr>
          <w:i w:val="0"/>
          <w:iCs w:val="0"/>
        </w:rPr>
      </w:pPr>
      <w:bookmarkStart w:id="353"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ins w:id="354" w:author="Marek Małek" w:date="2024-02-08T11:18:00Z">
        <w:r w:rsidR="00FE2540">
          <w:rPr>
            <w:i w:val="0"/>
            <w:iCs w:val="0"/>
            <w:noProof/>
          </w:rPr>
          <w:t>5</w:t>
        </w:r>
      </w:ins>
      <w:del w:id="355" w:author="Marek Małek" w:date="2024-01-31T17:31:00Z">
        <w:r w:rsidR="00821019" w:rsidDel="00FB4259">
          <w:rPr>
            <w:i w:val="0"/>
            <w:iCs w:val="0"/>
            <w:noProof/>
          </w:rPr>
          <w:delText>4</w:delText>
        </w:r>
      </w:del>
      <w:r w:rsidRPr="00252D93">
        <w:rPr>
          <w:i w:val="0"/>
          <w:iCs w:val="0"/>
        </w:rPr>
        <w:fldChar w:fldCharType="end"/>
      </w:r>
      <w:r w:rsidRPr="00252D93">
        <w:rPr>
          <w:i w:val="0"/>
          <w:iCs w:val="0"/>
        </w:rPr>
        <w:t xml:space="preserve"> - EDA</w:t>
      </w:r>
      <w:bookmarkEnd w:id="353"/>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356" w:name="_Toc158191179"/>
      <w:r>
        <w:lastRenderedPageBreak/>
        <w:t>Trenowanie i rezultaty modeli bazowych</w:t>
      </w:r>
      <w:bookmarkEnd w:id="356"/>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6D6D1BB0" w:rsidR="009C3878" w:rsidRPr="009C3878" w:rsidRDefault="009C3878" w:rsidP="009C3878">
      <w:pPr>
        <w:pStyle w:val="Legenda"/>
        <w:keepNext/>
        <w:jc w:val="right"/>
        <w:rPr>
          <w:i w:val="0"/>
          <w:iCs w:val="0"/>
        </w:rPr>
      </w:pPr>
      <w:bookmarkStart w:id="357"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ins w:id="358" w:author="Marek Małek" w:date="2024-02-08T11:18:00Z">
        <w:r w:rsidR="00FE2540">
          <w:rPr>
            <w:i w:val="0"/>
            <w:iCs w:val="0"/>
            <w:noProof/>
          </w:rPr>
          <w:t>6</w:t>
        </w:r>
      </w:ins>
      <w:del w:id="359" w:author="Marek Małek" w:date="2024-01-31T17:31:00Z">
        <w:r w:rsidR="00821019" w:rsidDel="00FB4259">
          <w:rPr>
            <w:i w:val="0"/>
            <w:iCs w:val="0"/>
            <w:noProof/>
          </w:rPr>
          <w:delText>5</w:delText>
        </w:r>
      </w:del>
      <w:r w:rsidRPr="009C3878">
        <w:rPr>
          <w:i w:val="0"/>
          <w:iCs w:val="0"/>
        </w:rPr>
        <w:fldChar w:fldCharType="end"/>
      </w:r>
      <w:r w:rsidRPr="009C3878">
        <w:rPr>
          <w:i w:val="0"/>
          <w:iCs w:val="0"/>
        </w:rPr>
        <w:t xml:space="preserve"> - pierwsze podejście do treningu KNN</w:t>
      </w:r>
      <w:bookmarkEnd w:id="357"/>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24B1DEF5" w:rsidR="005D1BC9" w:rsidRPr="005D1BC9" w:rsidRDefault="005D1BC9" w:rsidP="005D1BC9">
      <w:pPr>
        <w:pStyle w:val="Legenda"/>
        <w:keepNext/>
        <w:jc w:val="right"/>
        <w:rPr>
          <w:i w:val="0"/>
          <w:iCs w:val="0"/>
        </w:rPr>
      </w:pPr>
      <w:bookmarkStart w:id="360"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ins w:id="361" w:author="Marek Małek" w:date="2024-02-08T11:18:00Z">
        <w:r w:rsidR="00FE2540">
          <w:rPr>
            <w:i w:val="0"/>
            <w:iCs w:val="0"/>
            <w:noProof/>
          </w:rPr>
          <w:t>7</w:t>
        </w:r>
      </w:ins>
      <w:del w:id="362" w:author="Marek Małek" w:date="2024-01-31T17:31:00Z">
        <w:r w:rsidR="00821019" w:rsidDel="00FB4259">
          <w:rPr>
            <w:i w:val="0"/>
            <w:iCs w:val="0"/>
            <w:noProof/>
          </w:rPr>
          <w:delText>6</w:delText>
        </w:r>
      </w:del>
      <w:r w:rsidRPr="005D1BC9">
        <w:rPr>
          <w:i w:val="0"/>
          <w:iCs w:val="0"/>
        </w:rPr>
        <w:fldChar w:fldCharType="end"/>
      </w:r>
      <w:r w:rsidRPr="005D1BC9">
        <w:rPr>
          <w:i w:val="0"/>
          <w:iCs w:val="0"/>
        </w:rPr>
        <w:t xml:space="preserve"> - trenowanie KNN z pomocą PCA</w:t>
      </w:r>
      <w:bookmarkEnd w:id="360"/>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3AC1D441" w:rsidR="003A519C" w:rsidRPr="003A519C" w:rsidRDefault="003A519C" w:rsidP="003A519C">
      <w:pPr>
        <w:pStyle w:val="Legenda"/>
        <w:keepNext/>
        <w:jc w:val="right"/>
        <w:rPr>
          <w:i w:val="0"/>
          <w:iCs w:val="0"/>
        </w:rPr>
      </w:pPr>
      <w:bookmarkStart w:id="363"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ins w:id="364" w:author="Marek Małek" w:date="2024-02-08T11:18:00Z">
        <w:r w:rsidR="00FE2540">
          <w:rPr>
            <w:i w:val="0"/>
            <w:iCs w:val="0"/>
            <w:noProof/>
          </w:rPr>
          <w:t>8</w:t>
        </w:r>
      </w:ins>
      <w:del w:id="365" w:author="Marek Małek" w:date="2024-01-31T17:31:00Z">
        <w:r w:rsidR="00821019" w:rsidDel="00FB4259">
          <w:rPr>
            <w:i w:val="0"/>
            <w:iCs w:val="0"/>
            <w:noProof/>
          </w:rPr>
          <w:delText>7</w:delText>
        </w:r>
      </w:del>
      <w:r w:rsidRPr="003A519C">
        <w:rPr>
          <w:i w:val="0"/>
          <w:iCs w:val="0"/>
        </w:rPr>
        <w:fldChar w:fldCharType="end"/>
      </w:r>
      <w:r w:rsidRPr="003A519C">
        <w:rPr>
          <w:i w:val="0"/>
          <w:iCs w:val="0"/>
        </w:rPr>
        <w:t xml:space="preserve"> - trenowanie SGD</w:t>
      </w:r>
      <w:bookmarkEnd w:id="363"/>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366" w:name="_Toc124878751"/>
      <w:bookmarkStart w:id="367" w:name="_Toc124879225"/>
      <w:bookmarkStart w:id="368" w:name="_Toc158191180"/>
      <w:bookmarkEnd w:id="366"/>
      <w:bookmarkEnd w:id="367"/>
      <w:r>
        <w:t>Opis procesu uruchamiania treningów</w:t>
      </w:r>
      <w:r w:rsidR="00BA1C54">
        <w:t xml:space="preserve"> sieci neuronowych</w:t>
      </w:r>
      <w:bookmarkEnd w:id="368"/>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1E52DBE4"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69" w:author="Marek Małek" w:date="2024-02-08T11:18:00Z">
        <w:r w:rsidR="00FE2540">
          <w:rPr>
            <w:i w:val="0"/>
            <w:iCs w:val="0"/>
            <w:noProof/>
          </w:rPr>
          <w:t>9</w:t>
        </w:r>
      </w:ins>
      <w:del w:id="370" w:author="Marek Małek" w:date="2024-01-31T17:31:00Z">
        <w:r w:rsidR="00821019" w:rsidDel="00FB4259">
          <w:rPr>
            <w:i w:val="0"/>
            <w:iCs w:val="0"/>
            <w:noProof/>
          </w:rPr>
          <w:delText>8</w:delText>
        </w:r>
      </w:del>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281BCA67"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71" w:author="Marek Małek" w:date="2024-02-08T11:18:00Z">
        <w:r w:rsidR="00FE2540">
          <w:rPr>
            <w:i w:val="0"/>
            <w:iCs w:val="0"/>
            <w:noProof/>
          </w:rPr>
          <w:t>10</w:t>
        </w:r>
      </w:ins>
      <w:del w:id="372" w:author="Marek Małek" w:date="2024-01-31T17:31:00Z">
        <w:r w:rsidR="00821019" w:rsidDel="00FB4259">
          <w:rPr>
            <w:i w:val="0"/>
            <w:iCs w:val="0"/>
            <w:noProof/>
          </w:rPr>
          <w:delText>9</w:delText>
        </w:r>
      </w:del>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373" w:name="_Toc158191181"/>
      <w:r>
        <w:t>Trenowanie sieci neuronowych</w:t>
      </w:r>
      <w:bookmarkEnd w:id="373"/>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4D1567DF"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ins w:id="374" w:author="Marek Małek" w:date="2024-02-08T11:18:00Z">
        <w:r w:rsidR="00FE2540">
          <w:rPr>
            <w:i w:val="0"/>
            <w:iCs w:val="0"/>
            <w:noProof/>
          </w:rPr>
          <w:t>11</w:t>
        </w:r>
      </w:ins>
      <w:del w:id="375" w:author="Marek Małek" w:date="2024-01-31T17:31:00Z">
        <w:r w:rsidR="00821019" w:rsidDel="00FB4259">
          <w:rPr>
            <w:i w:val="0"/>
            <w:iCs w:val="0"/>
            <w:noProof/>
          </w:rPr>
          <w:delText>10</w:delText>
        </w:r>
      </w:del>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1CA7A695"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ins w:id="376" w:author="Marek Małek" w:date="2024-02-08T11:18:00Z">
        <w:r w:rsidR="00FE2540">
          <w:rPr>
            <w:i w:val="0"/>
            <w:iCs w:val="0"/>
            <w:noProof/>
          </w:rPr>
          <w:t>12</w:t>
        </w:r>
      </w:ins>
      <w:del w:id="377" w:author="Marek Małek" w:date="2024-01-31T17:31:00Z">
        <w:r w:rsidR="00821019" w:rsidDel="00FB4259">
          <w:rPr>
            <w:i w:val="0"/>
            <w:iCs w:val="0"/>
            <w:noProof/>
          </w:rPr>
          <w:delText>11</w:delText>
        </w:r>
      </w:del>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77AA5069"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ins w:id="378" w:author="Marek Małek" w:date="2024-02-08T11:18:00Z">
        <w:r w:rsidR="00FE2540">
          <w:rPr>
            <w:i w:val="0"/>
            <w:iCs w:val="0"/>
            <w:noProof/>
          </w:rPr>
          <w:t>13</w:t>
        </w:r>
      </w:ins>
      <w:del w:id="379" w:author="Marek Małek" w:date="2024-01-31T17:31:00Z">
        <w:r w:rsidR="00821019" w:rsidDel="00FB4259">
          <w:rPr>
            <w:i w:val="0"/>
            <w:iCs w:val="0"/>
            <w:noProof/>
          </w:rPr>
          <w:delText>12</w:delText>
        </w:r>
      </w:del>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380" w:name="_Toc158191182"/>
      <w:r>
        <w:lastRenderedPageBreak/>
        <w:t xml:space="preserve">Usprawnianie </w:t>
      </w:r>
      <w:r w:rsidR="00563EF4">
        <w:t>sieci neuronowych</w:t>
      </w:r>
      <w:bookmarkEnd w:id="380"/>
    </w:p>
    <w:p w14:paraId="5263E60F" w14:textId="1254EE54" w:rsidR="00DD3093" w:rsidRDefault="00DD3093" w:rsidP="00DD3093">
      <w:pPr>
        <w:ind w:firstLine="576"/>
        <w:jc w:val="both"/>
      </w:pPr>
      <w:commentRangeStart w:id="381"/>
      <w:commentRangeStart w:id="382"/>
      <w:r>
        <w:t xml:space="preserve">Jak zostanie pokazane w </w:t>
      </w:r>
      <w:ins w:id="383" w:author="Marek Małek" w:date="2024-02-03T10:11:00Z">
        <w:r w:rsidR="0010026D">
          <w:t>pod</w:t>
        </w:r>
      </w:ins>
      <w:r>
        <w:t xml:space="preserve">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w:t>
      </w:r>
      <w:del w:id="384" w:author="Marek Małek" w:date="2024-01-31T17:36:00Z">
        <w:r w:rsidDel="008C28A1">
          <w:delText xml:space="preserve">usprawnienia </w:delText>
        </w:r>
      </w:del>
      <w:ins w:id="385" w:author="Marek Małek" w:date="2024-01-31T17:36:00Z">
        <w:r w:rsidR="008C28A1">
          <w:t>zmia</w:t>
        </w:r>
      </w:ins>
      <w:ins w:id="386" w:author="Marek Małek" w:date="2024-01-31T17:37:00Z">
        <w:r w:rsidR="008C28A1">
          <w:t>ny</w:t>
        </w:r>
      </w:ins>
      <w:ins w:id="387" w:author="Marek Małek" w:date="2024-01-31T17:36:00Z">
        <w:r w:rsidR="008C28A1">
          <w:t xml:space="preserve"> </w:t>
        </w:r>
      </w:ins>
      <w:r>
        <w:t xml:space="preserve">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commentRangeEnd w:id="381"/>
      <w:r w:rsidR="005F7080">
        <w:rPr>
          <w:rStyle w:val="Odwoaniedokomentarza"/>
        </w:rPr>
        <w:commentReference w:id="381"/>
      </w:r>
      <w:commentRangeEnd w:id="382"/>
      <w:r w:rsidR="00F1250F">
        <w:rPr>
          <w:rStyle w:val="Odwoaniedokomentarza"/>
        </w:rPr>
        <w:commentReference w:id="382"/>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23104B55" w:rsidR="00807481" w:rsidRPr="00CA7A33" w:rsidRDefault="00807481" w:rsidP="00807481">
      <w:pPr>
        <w:pStyle w:val="Legenda"/>
        <w:keepNext/>
        <w:jc w:val="right"/>
        <w:rPr>
          <w:i w:val="0"/>
          <w:iCs w:val="0"/>
          <w:lang w:val="en-GB"/>
        </w:rPr>
      </w:pPr>
      <w:proofErr w:type="spellStart"/>
      <w:r w:rsidRPr="00CA7A33">
        <w:rPr>
          <w:i w:val="0"/>
          <w:iCs w:val="0"/>
          <w:lang w:val="en-GB"/>
        </w:rPr>
        <w:t>Rysunek</w:t>
      </w:r>
      <w:proofErr w:type="spellEnd"/>
      <w:r w:rsidRPr="00CA7A33">
        <w:rPr>
          <w:i w:val="0"/>
          <w:iCs w:val="0"/>
          <w:lang w:val="en-GB"/>
        </w:rPr>
        <w:t xml:space="preserve">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ins w:id="388" w:author="Marek Małek" w:date="2024-02-08T11:18:00Z">
        <w:r w:rsidR="00FE2540">
          <w:rPr>
            <w:i w:val="0"/>
            <w:iCs w:val="0"/>
            <w:noProof/>
            <w:lang w:val="en-GB"/>
          </w:rPr>
          <w:t>14</w:t>
        </w:r>
      </w:ins>
      <w:del w:id="389" w:author="Marek Małek" w:date="2024-01-31T17:31:00Z">
        <w:r w:rsidR="00821019" w:rsidRPr="00CA7A33" w:rsidDel="00FB4259">
          <w:rPr>
            <w:i w:val="0"/>
            <w:iCs w:val="0"/>
            <w:noProof/>
            <w:lang w:val="en-GB"/>
          </w:rPr>
          <w:delText>13</w:delText>
        </w:r>
      </w:del>
      <w:r w:rsidRPr="00807481">
        <w:rPr>
          <w:i w:val="0"/>
          <w:iCs w:val="0"/>
        </w:rPr>
        <w:fldChar w:fldCharType="end"/>
      </w:r>
      <w:r w:rsidR="00CA7A33" w:rsidRPr="00CA7A33">
        <w:rPr>
          <w:i w:val="0"/>
          <w:iCs w:val="0"/>
          <w:lang w:val="en-GB"/>
        </w:rPr>
        <w:t xml:space="preserve"> – </w:t>
      </w:r>
      <w:proofErr w:type="spellStart"/>
      <w:r w:rsidR="00CA7A33" w:rsidRPr="00CA7A33">
        <w:rPr>
          <w:i w:val="0"/>
          <w:iCs w:val="0"/>
          <w:lang w:val="en-GB"/>
        </w:rPr>
        <w:t>funkcja</w:t>
      </w:r>
      <w:proofErr w:type="spellEnd"/>
      <w:r w:rsidR="00CA7A33" w:rsidRPr="00CA7A33">
        <w:rPr>
          <w:i w:val="0"/>
          <w:iCs w:val="0"/>
          <w:lang w:val="en-GB"/>
        </w:rPr>
        <w:t xml:space="preserve"> </w:t>
      </w:r>
      <w:proofErr w:type="spellStart"/>
      <w:r w:rsidR="00CA7A33" w:rsidRPr="00CA7A33">
        <w:rPr>
          <w:i w:val="0"/>
          <w:iCs w:val="0"/>
          <w:lang w:val="en-GB"/>
        </w:rPr>
        <w:t>calculate_class_weigh</w:t>
      </w:r>
      <w:r w:rsidR="00CA7A33">
        <w:rPr>
          <w:i w:val="0"/>
          <w:iCs w:val="0"/>
          <w:lang w:val="en-GB"/>
        </w:rPr>
        <w:t>t</w:t>
      </w:r>
      <w:proofErr w:type="spellEnd"/>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000000" w:rsidP="005B202D">
      <w:pPr>
        <w:pStyle w:val="Akapitzlist"/>
        <w:numPr>
          <w:ilvl w:val="0"/>
          <w:numId w:val="35"/>
        </w:numPr>
        <w:jc w:val="both"/>
      </w:pPr>
      <m:oMath>
        <m:sSub>
          <m:sSubPr>
            <m:ctrlPr>
              <w:rPr>
                <w:rFonts w:ascii="Cambria Math" w:hAnsi="Cambria Math"/>
                <w:i/>
              </w:rPr>
            </m:ctrlPr>
          </m:sSubPr>
          <m:e>
            <m:r>
              <m:rPr>
                <m:nor/>
              </m:rPr>
              <w:rPr>
                <w:rFonts w:ascii="Cambria Math" w:hAnsi="Cambria Math"/>
              </w:rPr>
              <m:t>raw</m:t>
            </m:r>
            <m:r>
              <m:rPr>
                <m:lit/>
                <m:nor/>
              </m:rPr>
              <w:rPr>
                <w:rFonts w:ascii="Cambria Math" w:hAnsi="Cambria Math"/>
              </w:rPr>
              <m:t>_</m:t>
            </m:r>
            <m:r>
              <m:rPr>
                <m:nor/>
              </m:rPr>
              <w:rPr>
                <w:rFonts w:ascii="Cambria Math" w:hAnsi="Cambria Math"/>
              </w:rPr>
              <m:t>weight</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nor/>
              </m:rPr>
              <w:rPr>
                <w:rFonts w:ascii="Cambria Math" w:hAnsi="Cambria Math"/>
              </w:rPr>
              <m:t>total</m:t>
            </m:r>
            <m:r>
              <m:rPr>
                <m:lit/>
                <m:nor/>
              </m:rPr>
              <w:rPr>
                <w:rFonts w:ascii="Cambria Math" w:hAnsi="Cambria Math"/>
              </w:rPr>
              <m:t>_</m:t>
            </m:r>
            <m:r>
              <m:rPr>
                <m:nor/>
              </m:rPr>
              <w:rPr>
                <w:rFonts w:ascii="Cambria Math" w:hAnsi="Cambria Math"/>
              </w:rPr>
              <m:t>samples</m:t>
            </m:r>
            <m:ctrlPr>
              <w:rPr>
                <w:rFonts w:ascii="Cambria Math" w:hAnsi="Cambria Math"/>
                <w:i/>
              </w:rPr>
            </m:ctrlPr>
          </m:num>
          <m:den>
            <m:r>
              <m:rPr>
                <m:nor/>
              </m:rPr>
              <w:rPr>
                <w:rFonts w:ascii="Cambria Math" w:hAnsi="Cambria Math"/>
              </w:rPr>
              <m:t>n</m:t>
            </m:r>
            <m:r>
              <m:rPr>
                <m:lit/>
                <m:nor/>
              </m:rPr>
              <w:rPr>
                <w:rFonts w:ascii="Cambria Math" w:hAnsi="Cambria Math"/>
              </w:rPr>
              <m:t>_</m:t>
            </m:r>
            <m:r>
              <m:rPr>
                <m:nor/>
              </m:rPr>
              <w:rPr>
                <w:rFonts w:ascii="Cambria Math" w:hAnsi="Cambria Math"/>
              </w:rPr>
              <m:t>classes</m:t>
            </m:r>
            <m:ctrlPr>
              <w:rPr>
                <w:rFonts w:ascii="Cambria Math" w:hAnsi="Cambria Math"/>
                <w:i/>
              </w:rPr>
            </m:ctrlPr>
          </m:den>
        </m:f>
      </m:oMath>
      <w:r w:rsidR="005B202D"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000000" w:rsidP="005B202D">
      <w:pPr>
        <w:pStyle w:val="Akapitzlist"/>
        <w:numPr>
          <w:ilvl w:val="0"/>
          <w:numId w:val="35"/>
        </w:numPr>
        <w:jc w:val="both"/>
      </w:pPr>
      <m:oMath>
        <m:sSub>
          <m:sSubPr>
            <m:ctrlPr>
              <w:rPr>
                <w:rFonts w:ascii="Cambria Math" w:hAnsi="Cambria Math"/>
                <w:i/>
                <w:lang w:val="en-GB"/>
              </w:rPr>
            </m:ctrlPr>
          </m:sSubPr>
          <m:e>
            <m:r>
              <m:rPr>
                <m:nor/>
              </m:rPr>
              <w:rPr>
                <w:rFonts w:ascii="Cambria Math" w:hAnsi="Cambria Math"/>
              </w:rPr>
              <m:t>weight</m:t>
            </m:r>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0A3D64EF"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ins w:id="390" w:author="Marek Małek" w:date="2024-02-08T11:18:00Z">
        <w:r w:rsidR="00FE2540">
          <w:rPr>
            <w:i w:val="0"/>
            <w:iCs w:val="0"/>
            <w:noProof/>
          </w:rPr>
          <w:t>15</w:t>
        </w:r>
      </w:ins>
      <w:del w:id="391" w:author="Marek Małek" w:date="2024-01-31T17:31:00Z">
        <w:r w:rsidR="00821019" w:rsidDel="00FB4259">
          <w:rPr>
            <w:i w:val="0"/>
            <w:iCs w:val="0"/>
            <w:noProof/>
          </w:rPr>
          <w:delText>14</w:delText>
        </w:r>
      </w:del>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7">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514531AD"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ins w:id="392" w:author="Marek Małek" w:date="2024-02-08T11:18:00Z">
        <w:r w:rsidR="00FE2540">
          <w:rPr>
            <w:i w:val="0"/>
            <w:iCs w:val="0"/>
            <w:noProof/>
          </w:rPr>
          <w:t>16</w:t>
        </w:r>
      </w:ins>
      <w:del w:id="393" w:author="Marek Małek" w:date="2024-01-31T17:31:00Z">
        <w:r w:rsidR="00821019" w:rsidDel="00FB4259">
          <w:rPr>
            <w:i w:val="0"/>
            <w:iCs w:val="0"/>
            <w:noProof/>
          </w:rPr>
          <w:delText>15</w:delText>
        </w:r>
      </w:del>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64B634B5"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ins w:id="394" w:author="Marek Małek" w:date="2024-02-08T11:18:00Z">
        <w:r w:rsidR="00FE2540">
          <w:rPr>
            <w:i w:val="0"/>
            <w:iCs w:val="0"/>
            <w:noProof/>
          </w:rPr>
          <w:t>17</w:t>
        </w:r>
      </w:ins>
      <w:del w:id="395" w:author="Marek Małek" w:date="2024-01-31T17:31:00Z">
        <w:r w:rsidR="00821019" w:rsidDel="00FB4259">
          <w:rPr>
            <w:i w:val="0"/>
            <w:iCs w:val="0"/>
            <w:noProof/>
          </w:rPr>
          <w:delText>16</w:delText>
        </w:r>
      </w:del>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396" w:name="_Toc158191183"/>
      <w:r>
        <w:t>Wizualne p</w:t>
      </w:r>
      <w:r w:rsidR="000D2318">
        <w:t>orównanie wyników</w:t>
      </w:r>
      <w:bookmarkEnd w:id="396"/>
    </w:p>
    <w:p w14:paraId="1DA9EE7E" w14:textId="7F780AF1" w:rsidR="00AC453B" w:rsidRDefault="00AC453B" w:rsidP="00AC453B">
      <w:pPr>
        <w:ind w:firstLine="576"/>
        <w:jc w:val="both"/>
      </w:pPr>
      <w:bookmarkStart w:id="397" w:name="_Toc124942225"/>
      <w:bookmarkEnd w:id="397"/>
      <w:r>
        <w:t xml:space="preserve">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w:t>
      </w:r>
      <w:del w:id="398" w:author="Marek Małek" w:date="2024-02-03T10:14:00Z">
        <w:r w:rsidDel="00171A09">
          <w:delText xml:space="preserve">odwołuję się do </w:delText>
        </w:r>
      </w:del>
      <w:ins w:id="399" w:author="Marek Małek" w:date="2024-02-03T10:14:00Z">
        <w:r w:rsidR="00171A09">
          <w:t xml:space="preserve">świadczą o </w:t>
        </w:r>
      </w:ins>
      <w:r>
        <w:t>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6071E1FF" w:rsidR="00E702EE" w:rsidRDefault="00AC453B" w:rsidP="00E702EE">
      <w:pPr>
        <w:ind w:firstLine="576"/>
        <w:jc w:val="both"/>
      </w:pPr>
      <w:r>
        <w:t xml:space="preserve">Pewne wnioski wypłynęły jednak nawet zanim przeprowadzono </w:t>
      </w:r>
      <w:commentRangeStart w:id="400"/>
      <w:commentRangeStart w:id="401"/>
      <w:r>
        <w:t xml:space="preserve">statystyczne </w:t>
      </w:r>
      <w:commentRangeEnd w:id="400"/>
      <w:r w:rsidR="005F7080">
        <w:rPr>
          <w:rStyle w:val="Odwoaniedokomentarza"/>
        </w:rPr>
        <w:commentReference w:id="400"/>
      </w:r>
      <w:commentRangeEnd w:id="401"/>
      <w:r w:rsidR="007A515E">
        <w:rPr>
          <w:rStyle w:val="Odwoaniedokomentarza"/>
        </w:rPr>
        <w:commentReference w:id="401"/>
      </w:r>
      <w:r>
        <w:t>porównanie modeli. Wizualna inspekcja diagramów dokładności ujawni</w:t>
      </w:r>
      <w:del w:id="402" w:author="Marek Małek" w:date="2024-02-03T10:14:00Z">
        <w:r w:rsidDel="00750118">
          <w:delText>a</w:delText>
        </w:r>
      </w:del>
      <w:ins w:id="403" w:author="Marek Małek" w:date="2024-02-03T10:14:00Z">
        <w:r w:rsidR="00750118">
          <w:t>ła</w:t>
        </w:r>
      </w:ins>
      <w:r>
        <w:t xml:space="preserve">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895AE7">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pgNumType w:start="0"/>
          <w:cols w:space="708"/>
          <w:titlePg/>
          <w:docGrid w:linePitch="360"/>
        </w:sectPr>
      </w:pPr>
    </w:p>
    <w:p w14:paraId="1B6C3C4D" w14:textId="1D798862"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ins w:id="411" w:author="Marek Małek" w:date="2024-02-08T11:18:00Z">
        <w:r w:rsidR="00FE2540">
          <w:rPr>
            <w:i w:val="0"/>
            <w:iCs w:val="0"/>
            <w:noProof/>
          </w:rPr>
          <w:t>18</w:t>
        </w:r>
      </w:ins>
      <w:del w:id="412" w:author="Marek Małek" w:date="2024-01-31T17:31:00Z">
        <w:r w:rsidR="00821019" w:rsidDel="00FB4259">
          <w:rPr>
            <w:i w:val="0"/>
            <w:iCs w:val="0"/>
            <w:noProof/>
          </w:rPr>
          <w:delText>17</w:delText>
        </w:r>
      </w:del>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21861F32"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ins w:id="413" w:author="Marek Małek" w:date="2024-02-08T11:18:00Z">
        <w:r w:rsidR="00FE2540">
          <w:rPr>
            <w:i w:val="0"/>
            <w:iCs w:val="0"/>
            <w:noProof/>
            <w:lang w:val="en-GB"/>
          </w:rPr>
          <w:t>19</w:t>
        </w:r>
      </w:ins>
      <w:del w:id="414" w:author="Marek Małek" w:date="2024-01-31T17:31:00Z">
        <w:r w:rsidR="00821019" w:rsidDel="00FB4259">
          <w:rPr>
            <w:i w:val="0"/>
            <w:iCs w:val="0"/>
            <w:noProof/>
            <w:lang w:val="en-GB"/>
          </w:rPr>
          <w:delText>18</w:delText>
        </w:r>
      </w:del>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895AE7">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776A2275" w:rsidR="00D643A3" w:rsidRDefault="002554BD" w:rsidP="00D643A3">
      <w:pPr>
        <w:jc w:val="both"/>
      </w:pPr>
      <w:r>
        <w:tab/>
        <w:t>Już między rysunkiem 1</w:t>
      </w:r>
      <w:del w:id="415" w:author="Marek Małek" w:date="2024-01-31T17:54:00Z">
        <w:r w:rsidDel="0035166A">
          <w:delText>3</w:delText>
        </w:r>
      </w:del>
      <w:ins w:id="416" w:author="Marek Małek" w:date="2024-01-31T17:54:00Z">
        <w:r w:rsidR="0035166A">
          <w:t>8</w:t>
        </w:r>
      </w:ins>
      <w:r>
        <w:t>, a 1</w:t>
      </w:r>
      <w:del w:id="417" w:author="Marek Małek" w:date="2024-01-31T17:54:00Z">
        <w:r w:rsidDel="0035166A">
          <w:delText>4</w:delText>
        </w:r>
      </w:del>
      <w:ins w:id="418" w:author="Marek Małek" w:date="2024-01-31T17:54:00Z">
        <w:r w:rsidR="0035166A">
          <w:t>9</w:t>
        </w:r>
      </w:ins>
      <w:r>
        <w:t xml:space="preserve">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w:t>
      </w:r>
      <w:del w:id="419" w:author="Marek Małek" w:date="2024-02-03T10:15:00Z">
        <w:r w:rsidDel="00FF65AA">
          <w:delText xml:space="preserve"> wag</w:delText>
        </w:r>
      </w:del>
      <w:r>
        <w:t>.</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895AE7">
          <w:type w:val="continuous"/>
          <w:pgSz w:w="11906" w:h="16838"/>
          <w:pgMar w:top="1417" w:right="1417" w:bottom="1417" w:left="1417" w:header="708" w:footer="708" w:gutter="0"/>
          <w:pgNumType w:start="0"/>
          <w:cols w:space="708"/>
          <w:titlePg/>
          <w:docGrid w:linePitch="360"/>
        </w:sectPr>
      </w:pPr>
    </w:p>
    <w:p w14:paraId="35C09DA9" w14:textId="0C4A435D"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20" w:author="Marek Małek" w:date="2024-02-08T11:18:00Z">
        <w:r w:rsidR="00FE2540">
          <w:rPr>
            <w:i w:val="0"/>
            <w:iCs w:val="0"/>
            <w:noProof/>
            <w:lang w:val="en-GB"/>
          </w:rPr>
          <w:t>20</w:t>
        </w:r>
      </w:ins>
      <w:del w:id="421" w:author="Marek Małek" w:date="2024-01-31T17:31:00Z">
        <w:r w:rsidR="00821019" w:rsidDel="00FB4259">
          <w:rPr>
            <w:i w:val="0"/>
            <w:iCs w:val="0"/>
            <w:noProof/>
            <w:lang w:val="en-GB"/>
          </w:rPr>
          <w:delText>19</w:delText>
        </w:r>
      </w:del>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2E84FFC7"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22" w:author="Marek Małek" w:date="2024-02-08T11:18:00Z">
        <w:r w:rsidR="00FE2540">
          <w:rPr>
            <w:i w:val="0"/>
            <w:iCs w:val="0"/>
            <w:noProof/>
            <w:lang w:val="en-GB"/>
          </w:rPr>
          <w:t>21</w:t>
        </w:r>
      </w:ins>
      <w:del w:id="423" w:author="Marek Małek" w:date="2024-01-31T17:31:00Z">
        <w:r w:rsidR="00821019" w:rsidDel="00FB4259">
          <w:rPr>
            <w:i w:val="0"/>
            <w:iCs w:val="0"/>
            <w:noProof/>
            <w:lang w:val="en-GB"/>
          </w:rPr>
          <w:delText>20</w:delText>
        </w:r>
      </w:del>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895AE7">
          <w:type w:val="continuous"/>
          <w:pgSz w:w="11906" w:h="16838"/>
          <w:pgMar w:top="1417" w:right="1417" w:bottom="1417" w:left="1417" w:header="708" w:footer="708" w:gutter="0"/>
          <w:pgNumType w:start="0"/>
          <w:cols w:num="2" w:space="708"/>
          <w:titlePg/>
          <w:docGrid w:linePitch="360"/>
        </w:sectPr>
      </w:pPr>
    </w:p>
    <w:p w14:paraId="407AA174" w14:textId="6689EA64" w:rsidR="00EE21EC" w:rsidRDefault="00EE21EC" w:rsidP="00EE21EC">
      <w:pPr>
        <w:ind w:firstLine="708"/>
        <w:jc w:val="both"/>
      </w:pPr>
      <w:r>
        <w:t xml:space="preserve">Rysunki </w:t>
      </w:r>
      <w:del w:id="424" w:author="Marek Małek" w:date="2024-01-31T17:54:00Z">
        <w:r w:rsidDel="0035166A">
          <w:delText>15</w:delText>
        </w:r>
      </w:del>
      <w:ins w:id="425" w:author="Marek Małek" w:date="2024-01-31T17:54:00Z">
        <w:r w:rsidR="0035166A">
          <w:t>20</w:t>
        </w:r>
      </w:ins>
      <w:r>
        <w:t xml:space="preserve"> i </w:t>
      </w:r>
      <w:del w:id="426" w:author="Marek Małek" w:date="2024-01-31T17:54:00Z">
        <w:r w:rsidDel="0035166A">
          <w:delText xml:space="preserve">16 </w:delText>
        </w:r>
      </w:del>
      <w:ins w:id="427" w:author="Marek Małek" w:date="2024-01-31T17:54:00Z">
        <w:r w:rsidR="0035166A">
          <w:t xml:space="preserve">21 </w:t>
        </w:r>
      </w:ins>
      <w:r>
        <w:t>pokazują, co stało się, kiedy dodano moduły uwagi do dwóch pierwszych sieci. Również tutaj widać, że stabilność treningu wzrosła, chociaż w pierwszym przypadku można dostrzec też pewne symptomy tzw. overfittingu.</w:t>
      </w:r>
    </w:p>
    <w:p w14:paraId="10DA3901" w14:textId="754A132F" w:rsidR="00DB7860" w:rsidRDefault="007A515E" w:rsidP="00EE21EC">
      <w:pPr>
        <w:ind w:firstLine="708"/>
        <w:jc w:val="both"/>
      </w:pPr>
      <w:ins w:id="428" w:author="Marek Małek" w:date="2024-01-31T17:49:00Z">
        <w:r>
          <w:lastRenderedPageBreak/>
          <w:t>W niniejszej pracy wygenerowano znaczną liczbę wykresów ilustrujących ró</w:t>
        </w:r>
      </w:ins>
      <w:ins w:id="429" w:author="Marek Małek" w:date="2024-01-31T17:50:00Z">
        <w:r>
          <w:t xml:space="preserve">żne aspekty przeprowadzonych eksperymentów. Jednakże, z uwagi na ich podobieństwo do wykresów już zaprezentowanych, postanowiono </w:t>
        </w:r>
      </w:ins>
      <w:ins w:id="430" w:author="Marek Małek" w:date="2024-01-31T17:51:00Z">
        <w:r>
          <w:t xml:space="preserve">skupić się na najistotniejszych. Zaobserwowano wyraźną tendencję, zgodnie z którą kolejne modyfikacje, takie jak alternatywna inicjalizacja hiperparametrów czy centrowanie próbek, przyczyniały się do </w:t>
        </w:r>
      </w:ins>
      <w:ins w:id="431" w:author="Marek Małek" w:date="2024-01-31T17:52:00Z">
        <w:r>
          <w:t>nieznacznego wzrostu skuteczności modeli. Ponadto, włączenie modułu uwagi skutkowało stabilizacją procesu uczenia, co stanowi dowód na to, że jego zastosowanie pozwala na lepszą adaptację sieci neuronowej do danych, poprzez zminimalizowanie dopasowywania się do szumu i efektywnie</w:t>
        </w:r>
      </w:ins>
      <w:ins w:id="432" w:author="Marek Małek" w:date="2024-01-31T17:53:00Z">
        <w:r>
          <w:t>jsze wychwytywanie ważnych informacji.</w:t>
        </w:r>
      </w:ins>
      <w:commentRangeStart w:id="433"/>
      <w:del w:id="434" w:author="Marek Małek" w:date="2024-01-31T17:53:00Z">
        <w:r w:rsidR="00DB7860" w:rsidDel="008F0CAC">
          <w:delText xml:space="preserve">Wygenerowano znacznie więcej tego typu wykresów, jednak kolejne przypominają </w:delText>
        </w:r>
        <w:r w:rsidR="00DA797E" w:rsidDel="008F0CAC">
          <w:delText>te</w:delText>
        </w:r>
        <w:r w:rsidR="00DB7860" w:rsidDel="008F0CAC">
          <w:delText xml:space="preserve"> już pokazane. Tendencja była dość jasna – kolejne usprawnienia, </w:delText>
        </w:r>
        <w:r w:rsidR="00DA797E" w:rsidDel="008F0CAC">
          <w:delText xml:space="preserve">w rodzaju </w:delText>
        </w:r>
        <w:r w:rsidR="00DB7860" w:rsidDel="008F0CAC">
          <w:delText>alternatywn</w:delText>
        </w:r>
        <w:r w:rsidR="00DA797E" w:rsidDel="008F0CAC">
          <w:delText>ej</w:delText>
        </w:r>
        <w:r w:rsidR="00DB7860" w:rsidDel="008F0CAC">
          <w:delText xml:space="preserve"> inicjalizacj</w:delText>
        </w:r>
        <w:r w:rsidR="00DA797E" w:rsidDel="008F0CAC">
          <w:delText>i</w:delText>
        </w:r>
        <w:r w:rsidR="00DB7860" w:rsidDel="008F0CAC">
          <w:delText xml:space="preserve"> hiperparametrów, czy centrowani</w:delText>
        </w:r>
        <w:r w:rsidR="00DA797E" w:rsidDel="008F0CAC">
          <w:delText>a</w:delText>
        </w:r>
        <w:r w:rsidR="00DB7860" w:rsidDel="008F0CAC">
          <w:delText xml:space="preserve"> próbki podnosiły nieznacznie skuteczność, natomiast dodawanie modułu uwagi stabilizowało trening, dowodząc tym samym, że przy jego użyciu sieci rzeczywiście mniej dopasowują się do szumu, i lepiej wychwytują bardziej istotne </w:delText>
        </w:r>
        <w:commentRangeEnd w:id="433"/>
        <w:r w:rsidR="005F7080" w:rsidDel="008F0CAC">
          <w:rPr>
            <w:rStyle w:val="Odwoaniedokomentarza"/>
          </w:rPr>
          <w:commentReference w:id="433"/>
        </w:r>
        <w:r w:rsidR="00DB7860" w:rsidDel="008F0CAC">
          <w:delText>informacje.</w:delText>
        </w:r>
      </w:del>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895AE7">
          <w:type w:val="continuous"/>
          <w:pgSz w:w="11906" w:h="16838"/>
          <w:pgMar w:top="1417" w:right="1417" w:bottom="1417" w:left="1417" w:header="708" w:footer="708" w:gutter="0"/>
          <w:pgNumType w:start="26"/>
          <w:cols w:space="708"/>
          <w:titlePg/>
          <w:docGrid w:linePitch="360"/>
        </w:sectPr>
      </w:pPr>
    </w:p>
    <w:p w14:paraId="7E528090" w14:textId="3F6C03BE"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35" w:author="Marek Małek" w:date="2024-02-08T11:18:00Z">
        <w:r w:rsidR="00FE2540">
          <w:rPr>
            <w:i w:val="0"/>
            <w:iCs w:val="0"/>
            <w:noProof/>
          </w:rPr>
          <w:t>22</w:t>
        </w:r>
      </w:ins>
      <w:del w:id="436" w:author="Marek Małek" w:date="2024-01-31T17:31:00Z">
        <w:r w:rsidR="00821019" w:rsidDel="00FB4259">
          <w:rPr>
            <w:i w:val="0"/>
            <w:iCs w:val="0"/>
            <w:noProof/>
          </w:rPr>
          <w:delText>21</w:delText>
        </w:r>
      </w:del>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3EF739CD"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37" w:author="Marek Małek" w:date="2024-02-08T11:18:00Z">
        <w:r w:rsidR="00FE2540">
          <w:rPr>
            <w:i w:val="0"/>
            <w:iCs w:val="0"/>
            <w:noProof/>
          </w:rPr>
          <w:t>23</w:t>
        </w:r>
      </w:ins>
      <w:del w:id="438" w:author="Marek Małek" w:date="2024-01-31T17:31:00Z">
        <w:r w:rsidR="00821019" w:rsidDel="00FB4259">
          <w:rPr>
            <w:i w:val="0"/>
            <w:iCs w:val="0"/>
            <w:noProof/>
          </w:rPr>
          <w:delText>22</w:delText>
        </w:r>
      </w:del>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6C2AA29D"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39" w:author="Marek Małek" w:date="2024-02-08T11:18:00Z">
        <w:r w:rsidR="00FE2540">
          <w:rPr>
            <w:i w:val="0"/>
            <w:iCs w:val="0"/>
            <w:noProof/>
          </w:rPr>
          <w:t>24</w:t>
        </w:r>
      </w:ins>
      <w:del w:id="440" w:author="Marek Małek" w:date="2024-01-31T17:31:00Z">
        <w:r w:rsidR="00821019" w:rsidDel="00FB4259">
          <w:rPr>
            <w:i w:val="0"/>
            <w:iCs w:val="0"/>
            <w:noProof/>
          </w:rPr>
          <w:delText>23</w:delText>
        </w:r>
      </w:del>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0C5C02C1"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41" w:author="Marek Małek" w:date="2024-02-08T11:18:00Z">
        <w:r w:rsidR="00FE2540">
          <w:rPr>
            <w:i w:val="0"/>
            <w:iCs w:val="0"/>
            <w:noProof/>
          </w:rPr>
          <w:t>25</w:t>
        </w:r>
      </w:ins>
      <w:del w:id="442" w:author="Marek Małek" w:date="2024-01-31T17:31:00Z">
        <w:r w:rsidR="00821019" w:rsidDel="00FB4259">
          <w:rPr>
            <w:i w:val="0"/>
            <w:iCs w:val="0"/>
            <w:noProof/>
          </w:rPr>
          <w:delText>24</w:delText>
        </w:r>
      </w:del>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895AE7">
          <w:type w:val="continuous"/>
          <w:pgSz w:w="11906" w:h="16838"/>
          <w:pgMar w:top="1417" w:right="1417" w:bottom="1417" w:left="1417" w:header="708" w:footer="708" w:gutter="0"/>
          <w:pgNumType w:start="27"/>
          <w:cols w:num="2" w:space="708"/>
          <w:titlePg/>
          <w:docGrid w:linePitch="360"/>
        </w:sectPr>
      </w:pPr>
    </w:p>
    <w:p w14:paraId="700404B2" w14:textId="06917ABA" w:rsidR="001C3331" w:rsidRDefault="001C3331" w:rsidP="001C3331">
      <w:pPr>
        <w:ind w:firstLine="708"/>
        <w:jc w:val="both"/>
      </w:pPr>
      <w:r>
        <w:t xml:space="preserve">Rysunek </w:t>
      </w:r>
      <w:del w:id="443" w:author="Marek Małek" w:date="2024-01-31T17:54:00Z">
        <w:r w:rsidDel="0035166A">
          <w:delText xml:space="preserve">21 </w:delText>
        </w:r>
      </w:del>
      <w:ins w:id="444" w:author="Marek Małek" w:date="2024-01-31T17:54:00Z">
        <w:r w:rsidR="0035166A">
          <w:t xml:space="preserve">22 </w:t>
        </w:r>
      </w:ins>
      <w:r>
        <w:t xml:space="preserve">pokazuje jeden z wykresów modelu bez usprawnień – ta wariacja najczęściej nie osiągała zbieżności. Na rysunku </w:t>
      </w:r>
      <w:del w:id="445" w:author="Marek Małek" w:date="2024-01-31T17:55:00Z">
        <w:r w:rsidDel="0035166A">
          <w:delText xml:space="preserve">22 </w:delText>
        </w:r>
      </w:del>
      <w:ins w:id="446" w:author="Marek Małek" w:date="2024-01-31T17:55:00Z">
        <w:r w:rsidR="0035166A">
          <w:t xml:space="preserve">23 </w:t>
        </w:r>
      </w:ins>
      <w:r>
        <w:t>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533C3A18"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ins w:id="447" w:author="Marek Małek" w:date="2024-02-08T11:18:00Z">
        <w:r w:rsidR="00FE2540">
          <w:rPr>
            <w:i w:val="0"/>
            <w:iCs w:val="0"/>
            <w:noProof/>
          </w:rPr>
          <w:t>26</w:t>
        </w:r>
      </w:ins>
      <w:del w:id="448" w:author="Marek Małek" w:date="2024-01-31T17:31:00Z">
        <w:r w:rsidRPr="00821019" w:rsidDel="00FB4259">
          <w:rPr>
            <w:i w:val="0"/>
            <w:iCs w:val="0"/>
            <w:noProof/>
          </w:rPr>
          <w:delText>25</w:delText>
        </w:r>
      </w:del>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2921C746">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3393818" cy="3333750"/>
                    </a:xfrm>
                    <a:prstGeom prst="rect">
                      <a:avLst/>
                    </a:prstGeom>
                  </pic:spPr>
                </pic:pic>
              </a:graphicData>
            </a:graphic>
          </wp:inline>
        </w:drawing>
      </w:r>
    </w:p>
    <w:p w14:paraId="1E074E9A" w14:textId="38A32476" w:rsidR="00821019" w:rsidRDefault="00821019" w:rsidP="00821019">
      <w:pPr>
        <w:pStyle w:val="Legenda"/>
        <w:jc w:val="both"/>
        <w:rPr>
          <w:ins w:id="449" w:author="Marek Małek" w:date="2024-01-31T18:41:00Z"/>
          <w:i w:val="0"/>
          <w:iCs w:val="0"/>
        </w:rPr>
      </w:pPr>
      <w:r w:rsidRPr="000E7DAF">
        <w:rPr>
          <w:i w:val="0"/>
          <w:iCs w:val="0"/>
        </w:rPr>
        <w:t>Źródło: opracowanie własne</w:t>
      </w:r>
    </w:p>
    <w:p w14:paraId="4D6239BE" w14:textId="34C647AD" w:rsidR="00532637" w:rsidRDefault="00532637" w:rsidP="00532637">
      <w:pPr>
        <w:pStyle w:val="Nagwek2"/>
        <w:rPr>
          <w:ins w:id="450" w:author="Marek Małek" w:date="2024-01-31T18:41:00Z"/>
        </w:rPr>
      </w:pPr>
      <w:bookmarkStart w:id="451" w:name="_Toc158191184"/>
      <w:ins w:id="452" w:author="Marek Małek" w:date="2024-01-31T18:42:00Z">
        <w:r>
          <w:lastRenderedPageBreak/>
          <w:t xml:space="preserve">Statystyczna analiza </w:t>
        </w:r>
      </w:ins>
      <w:ins w:id="453" w:author="Marek Małek" w:date="2024-01-31T18:41:00Z">
        <w:r>
          <w:t>wyników</w:t>
        </w:r>
        <w:bookmarkEnd w:id="451"/>
      </w:ins>
    </w:p>
    <w:p w14:paraId="34F28676" w14:textId="3C948BC3" w:rsidR="00BB5654" w:rsidRDefault="00532637" w:rsidP="00BB5654">
      <w:pPr>
        <w:ind w:firstLine="576"/>
        <w:jc w:val="both"/>
        <w:rPr>
          <w:ins w:id="454" w:author="Marek Małek" w:date="2024-02-08T11:27:00Z"/>
        </w:rPr>
      </w:pPr>
      <w:ins w:id="455" w:author="Marek Małek" w:date="2024-01-31T18:45:00Z">
        <w:r>
          <w:t xml:space="preserve">Proces analizy </w:t>
        </w:r>
      </w:ins>
      <w:ins w:id="456" w:author="Marek Małek" w:date="2024-01-31T18:49:00Z">
        <w:r>
          <w:t>rezultatów</w:t>
        </w:r>
      </w:ins>
      <w:ins w:id="457" w:author="Marek Małek" w:date="2024-01-31T18:45:00Z">
        <w:r>
          <w:t xml:space="preserve"> polegał na załadowaniu</w:t>
        </w:r>
      </w:ins>
      <w:ins w:id="458" w:author="Marek Małek" w:date="2024-01-31T18:51:00Z">
        <w:r w:rsidR="009F3935">
          <w:t xml:space="preserve"> poszcz</w:t>
        </w:r>
      </w:ins>
      <w:ins w:id="459" w:author="Marek Małek" w:date="2024-01-31T18:52:00Z">
        <w:r w:rsidR="009F3935">
          <w:t>ególnych modeli</w:t>
        </w:r>
      </w:ins>
      <w:ins w:id="460" w:author="Marek Małek" w:date="2024-01-31T18:45:00Z">
        <w:r>
          <w:t xml:space="preserve"> zapisanych </w:t>
        </w:r>
      </w:ins>
      <w:ins w:id="461" w:author="Marek Małek" w:date="2024-01-31T18:46:00Z">
        <w:r>
          <w:t>na etapie treningu wag</w:t>
        </w:r>
      </w:ins>
      <w:ins w:id="462" w:author="Marek Małek" w:date="2024-01-31T18:47:00Z">
        <w:r>
          <w:t xml:space="preserve">, uruchomieniu </w:t>
        </w:r>
      </w:ins>
      <w:ins w:id="463" w:author="Marek Małek" w:date="2024-01-31T18:46:00Z">
        <w:r>
          <w:t>każdego z nich na testowym zbiorze danych</w:t>
        </w:r>
      </w:ins>
      <w:ins w:id="464" w:author="Marek Małek" w:date="2024-01-31T18:47:00Z">
        <w:r>
          <w:t xml:space="preserve">, </w:t>
        </w:r>
      </w:ins>
      <w:ins w:id="465" w:author="Marek Małek" w:date="2024-01-31T18:51:00Z">
        <w:r w:rsidR="009F3935">
          <w:t>sprawdzeniu</w:t>
        </w:r>
      </w:ins>
      <w:ins w:id="466" w:author="Marek Małek" w:date="2024-01-31T18:50:00Z">
        <w:r>
          <w:t xml:space="preserve"> (testem </w:t>
        </w:r>
        <w:proofErr w:type="spellStart"/>
        <w:r>
          <w:t>Shapiro</w:t>
        </w:r>
        <w:proofErr w:type="spellEnd"/>
        <w:r w:rsidR="009F3935">
          <w:t>-Wil</w:t>
        </w:r>
      </w:ins>
      <w:ins w:id="467" w:author="Marek Małek" w:date="2024-01-31T18:51:00Z">
        <w:r w:rsidR="009F3935">
          <w:t>ka</w:t>
        </w:r>
      </w:ins>
      <w:ins w:id="468" w:author="Marek Małek" w:date="2024-01-31T18:50:00Z">
        <w:r>
          <w:t>)</w:t>
        </w:r>
      </w:ins>
      <w:ins w:id="469" w:author="Marek Małek" w:date="2024-01-31T18:51:00Z">
        <w:r w:rsidR="009F3935">
          <w:t xml:space="preserve">, czy rozkład wyników można przypisać do rozkładu normalnego oraz w zależności od </w:t>
        </w:r>
      </w:ins>
      <w:ins w:id="470" w:author="Marek Małek" w:date="2024-01-31T18:50:00Z">
        <w:r>
          <w:t xml:space="preserve"> </w:t>
        </w:r>
      </w:ins>
      <w:ins w:id="471" w:author="Marek Małek" w:date="2024-01-31T18:52:00Z">
        <w:r w:rsidR="009F3935">
          <w:t xml:space="preserve">tego, umieszczeniu ich w jednej z dwóch grup </w:t>
        </w:r>
      </w:ins>
      <w:ins w:id="472" w:author="Marek Małek" w:date="2024-01-31T18:47:00Z">
        <w:r>
          <w:t>– pierwszej, której warian</w:t>
        </w:r>
      </w:ins>
      <w:ins w:id="473" w:author="Marek Małek" w:date="2024-01-31T18:48:00Z">
        <w:r>
          <w:t>cję można było zbadać przy użyciu testu ANOVA i drugiej, której wariancję badano testem Kruskala-</w:t>
        </w:r>
        <w:proofErr w:type="spellStart"/>
        <w:r>
          <w:t>Walisa</w:t>
        </w:r>
        <w:proofErr w:type="spellEnd"/>
        <w:r>
          <w:t>.</w:t>
        </w:r>
      </w:ins>
      <w:ins w:id="474" w:author="Marek Małek" w:date="2024-01-31T18:52:00Z">
        <w:r w:rsidR="009F3935">
          <w:t xml:space="preserve"> Jeśli użyto</w:t>
        </w:r>
      </w:ins>
      <w:ins w:id="475" w:author="Marek Małek" w:date="2024-01-31T18:53:00Z">
        <w:r w:rsidR="009F3935">
          <w:t xml:space="preserve"> </w:t>
        </w:r>
      </w:ins>
      <w:ins w:id="476" w:author="Marek Małek" w:date="2024-01-31T18:52:00Z">
        <w:r w:rsidR="009F3935">
          <w:t>by testu</w:t>
        </w:r>
      </w:ins>
      <w:ins w:id="477" w:author="Marek Małek" w:date="2024-01-31T18:49:00Z">
        <w:r>
          <w:t xml:space="preserve"> ANOVA </w:t>
        </w:r>
      </w:ins>
      <w:ins w:id="478" w:author="Marek Małek" w:date="2024-01-31T18:53:00Z">
        <w:r w:rsidR="009F3935">
          <w:t xml:space="preserve">do zbadania każdego z modeli, </w:t>
        </w:r>
      </w:ins>
      <w:ins w:id="479" w:author="Marek Małek" w:date="2024-02-02T14:54:00Z">
        <w:r w:rsidR="00A423D6">
          <w:t>dla</w:t>
        </w:r>
      </w:ins>
      <w:ins w:id="480" w:author="Marek Małek" w:date="2024-01-31T18:53:00Z">
        <w:r w:rsidR="009F3935">
          <w:t xml:space="preserve"> części z nich dałoby to błędne wyniki.</w:t>
        </w:r>
      </w:ins>
      <w:ins w:id="481" w:author="Marek Małek" w:date="2024-01-31T18:54:00Z">
        <w:r w:rsidR="009F3935">
          <w:t xml:space="preserve"> Na końcu utworzono macierz</w:t>
        </w:r>
      </w:ins>
      <w:ins w:id="482" w:author="Marek Małek" w:date="2024-02-08T11:19:00Z">
        <w:r w:rsidR="00142BC9">
          <w:t>e</w:t>
        </w:r>
      </w:ins>
      <w:ins w:id="483" w:author="Marek Małek" w:date="2024-01-31T18:54:00Z">
        <w:r w:rsidR="009F3935">
          <w:t xml:space="preserve"> pomyłek, aby lepiej zwizualizować dla jakich kategorii zmian skórnych</w:t>
        </w:r>
      </w:ins>
      <w:ins w:id="484" w:author="Marek Małek" w:date="2024-01-31T18:55:00Z">
        <w:r w:rsidR="009F3935">
          <w:t xml:space="preserve"> wytrenowane modele są najskuteczniejsze. Oprócz niej wygenerowan</w:t>
        </w:r>
      </w:ins>
      <w:ins w:id="485" w:author="Marek Małek" w:date="2024-02-08T11:19:00Z">
        <w:r w:rsidR="00C64AAC">
          <w:t>e</w:t>
        </w:r>
      </w:ins>
      <w:ins w:id="486" w:author="Marek Małek" w:date="2024-01-31T18:56:00Z">
        <w:r w:rsidR="009F3935">
          <w:t xml:space="preserve"> został także raport</w:t>
        </w:r>
      </w:ins>
      <w:ins w:id="487" w:author="Marek Małek" w:date="2024-02-08T11:19:00Z">
        <w:r w:rsidR="00C64AAC">
          <w:t>y</w:t>
        </w:r>
      </w:ins>
      <w:ins w:id="488" w:author="Marek Małek" w:date="2024-01-31T18:56:00Z">
        <w:r w:rsidR="009F3935">
          <w:t xml:space="preserve"> zawierając</w:t>
        </w:r>
      </w:ins>
      <w:ins w:id="489" w:author="Marek Małek" w:date="2024-02-08T11:19:00Z">
        <w:r w:rsidR="00C64AAC">
          <w:t>e</w:t>
        </w:r>
      </w:ins>
      <w:ins w:id="490" w:author="Marek Małek" w:date="2024-01-31T18:56:00Z">
        <w:r w:rsidR="009F3935">
          <w:t xml:space="preserve"> bardzo istotne w kontekście użytego zbioru danych liczby reprezentujące tzw. czułość oraz precy</w:t>
        </w:r>
      </w:ins>
      <w:ins w:id="491" w:author="Marek Małek" w:date="2024-01-31T18:57:00Z">
        <w:r w:rsidR="009F3935">
          <w:t>zję</w:t>
        </w:r>
      </w:ins>
      <w:ins w:id="492" w:author="Marek Małek" w:date="2024-01-31T19:01:00Z">
        <w:r w:rsidR="00B81BB0">
          <w:t xml:space="preserve">. </w:t>
        </w:r>
      </w:ins>
      <w:ins w:id="493" w:author="Marek Małek" w:date="2024-02-08T11:27:00Z">
        <w:r w:rsidR="00BB5654">
          <w:t>Ich wzorami matematycznymi są proste proporcje:</w:t>
        </w:r>
      </w:ins>
    </w:p>
    <w:p w14:paraId="6621AB7C" w14:textId="6B174122" w:rsidR="006B076C" w:rsidRPr="006B076C" w:rsidRDefault="006B076C" w:rsidP="006B076C">
      <w:pPr>
        <w:jc w:val="both"/>
        <w:rPr>
          <w:ins w:id="494" w:author="Marek Małek" w:date="2024-02-08T11:33:00Z"/>
          <w:lang w:val="en-GB"/>
          <w:rPrChange w:id="495" w:author="Marek Małek" w:date="2024-02-08T11:34:00Z">
            <w:rPr>
              <w:ins w:id="496" w:author="Marek Małek" w:date="2024-02-08T11:33:00Z"/>
              <w:rFonts w:ascii="Cambria Math" w:hAnsi="Cambria Math"/>
              <w:i/>
            </w:rPr>
          </w:rPrChange>
        </w:rPr>
      </w:pPr>
      <m:oMathPara>
        <m:oMath>
          <m:r>
            <w:ins w:id="497" w:author="Marek Małek" w:date="2024-02-08T11:33:00Z">
              <m:rPr>
                <m:nor/>
              </m:rPr>
              <w:rPr>
                <w:rFonts w:ascii="Cambria Math" w:hAnsi="Cambria Math"/>
                <w:lang w:val="en-GB"/>
                <w:rPrChange w:id="498" w:author="Marek Małek" w:date="2024-02-08T11:34:00Z">
                  <w:rPr>
                    <w:rFonts w:ascii="Cambria Math" w:hAnsi="Cambria Math"/>
                  </w:rPr>
                </w:rPrChange>
              </w:rPr>
              <m:t>Precision</m:t>
            </w:ins>
          </m:r>
          <m:r>
            <w:ins w:id="499" w:author="Marek Małek" w:date="2024-02-08T11:33:00Z">
              <w:rPr>
                <w:rFonts w:ascii="Cambria Math" w:hAnsi="Cambria Math"/>
                <w:lang w:val="en-GB"/>
                <w:rPrChange w:id="500" w:author="Marek Małek" w:date="2024-02-08T11:34:00Z">
                  <w:rPr>
                    <w:rFonts w:ascii="Cambria Math" w:hAnsi="Cambria Math"/>
                  </w:rPr>
                </w:rPrChange>
              </w:rPr>
              <m:t>=</m:t>
            </w:ins>
          </m:r>
          <m:f>
            <m:fPr>
              <m:ctrlPr>
                <w:rPr>
                  <w:rFonts w:ascii="Cambria Math" w:hAnsi="Cambria Math"/>
                </w:rPr>
              </m:ctrlPr>
            </m:fPr>
            <m:num>
              <m:r>
                <w:ins w:id="501" w:author="Marek Małek" w:date="2024-02-08T11:33:00Z">
                  <m:rPr>
                    <m:nor/>
                  </m:rPr>
                  <w:rPr>
                    <w:rFonts w:ascii="Cambria Math" w:hAnsi="Cambria Math"/>
                    <w:lang w:val="en-GB"/>
                    <w:rPrChange w:id="502" w:author="Marek Małek" w:date="2024-02-08T11:34:00Z">
                      <w:rPr>
                        <w:rFonts w:ascii="Cambria Math" w:hAnsi="Cambria Math"/>
                      </w:rPr>
                    </w:rPrChange>
                  </w:rPr>
                  <m:t>TP</m:t>
                </w:ins>
              </m:r>
              <m:ctrlPr>
                <w:rPr>
                  <w:rFonts w:ascii="Cambria Math" w:hAnsi="Cambria Math"/>
                  <w:i/>
                </w:rPr>
              </m:ctrlPr>
            </m:num>
            <m:den>
              <m:r>
                <w:ins w:id="503" w:author="Marek Małek" w:date="2024-02-08T11:33:00Z">
                  <m:rPr>
                    <m:nor/>
                  </m:rPr>
                  <w:rPr>
                    <w:rFonts w:ascii="Cambria Math" w:hAnsi="Cambria Math"/>
                    <w:lang w:val="en-GB"/>
                    <w:rPrChange w:id="504" w:author="Marek Małek" w:date="2024-02-08T11:34:00Z">
                      <w:rPr>
                        <w:rFonts w:ascii="Cambria Math" w:hAnsi="Cambria Math"/>
                      </w:rPr>
                    </w:rPrChange>
                  </w:rPr>
                  <m:t>TP</m:t>
                </w:ins>
              </m:r>
              <m:r>
                <w:ins w:id="505" w:author="Marek Małek" w:date="2024-02-08T11:33:00Z">
                  <w:rPr>
                    <w:rFonts w:ascii="Cambria Math" w:hAnsi="Cambria Math"/>
                    <w:lang w:val="en-GB"/>
                    <w:rPrChange w:id="506" w:author="Marek Małek" w:date="2024-02-08T11:34:00Z">
                      <w:rPr>
                        <w:rFonts w:ascii="Cambria Math" w:hAnsi="Cambria Math"/>
                      </w:rPr>
                    </w:rPrChange>
                  </w:rPr>
                  <m:t>+</m:t>
                </w:ins>
              </m:r>
              <m:r>
                <w:ins w:id="507" w:author="Marek Małek" w:date="2024-02-08T11:33:00Z">
                  <m:rPr>
                    <m:nor/>
                  </m:rPr>
                  <w:rPr>
                    <w:rFonts w:ascii="Cambria Math" w:hAnsi="Cambria Math"/>
                    <w:lang w:val="en-GB"/>
                    <w:rPrChange w:id="508" w:author="Marek Małek" w:date="2024-02-08T11:34:00Z">
                      <w:rPr>
                        <w:rFonts w:ascii="Cambria Math" w:hAnsi="Cambria Math"/>
                      </w:rPr>
                    </w:rPrChange>
                  </w:rPr>
                  <m:t>FP</m:t>
                </w:ins>
              </m:r>
              <m:ctrlPr>
                <w:rPr>
                  <w:rFonts w:ascii="Cambria Math" w:hAnsi="Cambria Math"/>
                  <w:i/>
                </w:rPr>
              </m:ctrlPr>
            </m:den>
          </m:f>
        </m:oMath>
      </m:oMathPara>
    </w:p>
    <w:p w14:paraId="7B25A26E" w14:textId="6B52E372" w:rsidR="006B076C" w:rsidRPr="006B076C" w:rsidRDefault="006B076C" w:rsidP="006B076C">
      <w:pPr>
        <w:jc w:val="both"/>
        <w:rPr>
          <w:ins w:id="509" w:author="Marek Małek" w:date="2024-02-08T11:34:00Z"/>
          <w:lang w:val="en-GB"/>
        </w:rPr>
      </w:pPr>
      <m:oMathPara>
        <m:oMath>
          <m:r>
            <w:ins w:id="510" w:author="Marek Małek" w:date="2024-02-08T11:34:00Z">
              <m:rPr>
                <m:nor/>
              </m:rPr>
              <w:rPr>
                <w:rFonts w:ascii="Cambria Math" w:hAnsi="Cambria Math"/>
                <w:lang w:val="en-GB"/>
                <w:rPrChange w:id="511" w:author="Marek Małek" w:date="2024-02-08T11:34:00Z">
                  <w:rPr>
                    <w:rFonts w:ascii="Cambria Math" w:hAnsi="Cambria Math"/>
                  </w:rPr>
                </w:rPrChange>
              </w:rPr>
              <m:t>Recall</m:t>
            </w:ins>
          </m:r>
          <m:r>
            <w:ins w:id="512" w:author="Marek Małek" w:date="2024-02-08T11:34:00Z">
              <w:rPr>
                <w:rFonts w:ascii="Cambria Math" w:hAnsi="Cambria Math"/>
                <w:lang w:val="en-GB"/>
                <w:rPrChange w:id="513" w:author="Marek Małek" w:date="2024-02-08T11:34:00Z">
                  <w:rPr>
                    <w:rFonts w:ascii="Cambria Math" w:hAnsi="Cambria Math"/>
                  </w:rPr>
                </w:rPrChange>
              </w:rPr>
              <m:t>=</m:t>
            </w:ins>
          </m:r>
          <m:f>
            <m:fPr>
              <m:ctrlPr>
                <w:rPr>
                  <w:rFonts w:ascii="Cambria Math" w:hAnsi="Cambria Math"/>
                </w:rPr>
              </m:ctrlPr>
            </m:fPr>
            <m:num>
              <m:r>
                <w:ins w:id="514" w:author="Marek Małek" w:date="2024-02-08T11:34:00Z">
                  <m:rPr>
                    <m:nor/>
                  </m:rPr>
                  <w:rPr>
                    <w:rFonts w:ascii="Cambria Math" w:hAnsi="Cambria Math"/>
                    <w:lang w:val="en-GB"/>
                    <w:rPrChange w:id="515" w:author="Marek Małek" w:date="2024-02-08T11:34:00Z">
                      <w:rPr>
                        <w:rFonts w:ascii="Cambria Math" w:hAnsi="Cambria Math"/>
                      </w:rPr>
                    </w:rPrChange>
                  </w:rPr>
                  <m:t>TP</m:t>
                </w:ins>
              </m:r>
              <m:ctrlPr>
                <w:rPr>
                  <w:rFonts w:ascii="Cambria Math" w:hAnsi="Cambria Math"/>
                  <w:i/>
                </w:rPr>
              </m:ctrlPr>
            </m:num>
            <m:den>
              <m:r>
                <w:ins w:id="516" w:author="Marek Małek" w:date="2024-02-08T11:34:00Z">
                  <m:rPr>
                    <m:nor/>
                  </m:rPr>
                  <w:rPr>
                    <w:rFonts w:ascii="Cambria Math" w:hAnsi="Cambria Math"/>
                    <w:lang w:val="en-GB"/>
                    <w:rPrChange w:id="517" w:author="Marek Małek" w:date="2024-02-08T11:34:00Z">
                      <w:rPr>
                        <w:rFonts w:ascii="Cambria Math" w:hAnsi="Cambria Math"/>
                      </w:rPr>
                    </w:rPrChange>
                  </w:rPr>
                  <m:t>TP</m:t>
                </w:ins>
              </m:r>
              <m:r>
                <w:ins w:id="518" w:author="Marek Małek" w:date="2024-02-08T11:34:00Z">
                  <w:rPr>
                    <w:rFonts w:ascii="Cambria Math" w:hAnsi="Cambria Math"/>
                    <w:lang w:val="en-GB"/>
                    <w:rPrChange w:id="519" w:author="Marek Małek" w:date="2024-02-08T11:34:00Z">
                      <w:rPr>
                        <w:rFonts w:ascii="Cambria Math" w:hAnsi="Cambria Math"/>
                      </w:rPr>
                    </w:rPrChange>
                  </w:rPr>
                  <m:t>+</m:t>
                </w:ins>
              </m:r>
              <m:r>
                <w:ins w:id="520" w:author="Marek Małek" w:date="2024-02-08T11:34:00Z">
                  <m:rPr>
                    <m:nor/>
                  </m:rPr>
                  <w:rPr>
                    <w:rFonts w:ascii="Cambria Math" w:hAnsi="Cambria Math"/>
                    <w:lang w:val="en-GB"/>
                    <w:rPrChange w:id="521" w:author="Marek Małek" w:date="2024-02-08T11:34:00Z">
                      <w:rPr>
                        <w:rFonts w:ascii="Cambria Math" w:hAnsi="Cambria Math"/>
                      </w:rPr>
                    </w:rPrChange>
                  </w:rPr>
                  <m:t>FN</m:t>
                </w:ins>
              </m:r>
              <m:ctrlPr>
                <w:rPr>
                  <w:rFonts w:ascii="Cambria Math" w:hAnsi="Cambria Math"/>
                  <w:i/>
                </w:rPr>
              </m:ctrlPr>
            </m:den>
          </m:f>
        </m:oMath>
      </m:oMathPara>
    </w:p>
    <w:p w14:paraId="2003A0AA" w14:textId="77777777" w:rsidR="006B076C" w:rsidRPr="006B076C" w:rsidRDefault="006B076C" w:rsidP="006B076C">
      <w:pPr>
        <w:jc w:val="both"/>
        <w:rPr>
          <w:ins w:id="522" w:author="Marek Małek" w:date="2024-02-08T11:32:00Z"/>
          <w:lang w:val="en-GB"/>
          <w:rPrChange w:id="523" w:author="Marek Małek" w:date="2024-02-08T11:34:00Z">
            <w:rPr>
              <w:ins w:id="524" w:author="Marek Małek" w:date="2024-02-08T11:32:00Z"/>
              <w:rFonts w:ascii="Cambria Math" w:hAnsi="Cambria Math"/>
              <w:i/>
            </w:rPr>
          </w:rPrChange>
        </w:rPr>
        <w:pPrChange w:id="525" w:author="Marek Małek" w:date="2024-02-08T11:32:00Z">
          <w:pPr>
            <w:ind w:firstLine="576"/>
            <w:jc w:val="both"/>
          </w:pPr>
        </w:pPrChange>
      </w:pPr>
    </w:p>
    <w:p w14:paraId="0CC2D430" w14:textId="558995A3" w:rsidR="00532637" w:rsidRPr="006B076C" w:rsidRDefault="00A423D6" w:rsidP="00532637">
      <w:pPr>
        <w:ind w:firstLine="576"/>
        <w:jc w:val="both"/>
        <w:rPr>
          <w:ins w:id="526" w:author="Marek Małek" w:date="2024-02-02T20:01:00Z"/>
        </w:rPr>
      </w:pPr>
      <w:ins w:id="527" w:author="Marek Małek" w:date="2024-02-02T15:01:00Z">
        <w:r>
          <w:t>Znaczenie obu</w:t>
        </w:r>
      </w:ins>
      <w:ins w:id="528" w:author="Marek Małek" w:date="2024-02-02T14:58:00Z">
        <w:r>
          <w:t xml:space="preserve"> poję</w:t>
        </w:r>
      </w:ins>
      <w:ins w:id="529" w:author="Marek Małek" w:date="2024-02-02T15:01:00Z">
        <w:r>
          <w:t>ć</w:t>
        </w:r>
      </w:ins>
      <w:ins w:id="530" w:author="Marek Małek" w:date="2024-02-02T14:58:00Z">
        <w:r>
          <w:t xml:space="preserve"> najłatwiej zrozumieć na pro</w:t>
        </w:r>
      </w:ins>
      <w:ins w:id="531" w:author="Marek Małek" w:date="2024-02-02T14:59:00Z">
        <w:r>
          <w:t>stym przykładzie: w przypadku klasyfikacji binarnej, jeśli klasyfikator zakwalifikował do klasy pozytywnej 100 próbek, a faktycznie pozytywnych</w:t>
        </w:r>
      </w:ins>
      <w:ins w:id="532" w:author="Marek Małek" w:date="2024-02-02T15:00:00Z">
        <w:r>
          <w:t xml:space="preserve"> wśród tych 100</w:t>
        </w:r>
      </w:ins>
      <w:ins w:id="533" w:author="Marek Małek" w:date="2024-02-02T15:03:00Z">
        <w:r w:rsidR="00315EF7">
          <w:t xml:space="preserve"> przykładów</w:t>
        </w:r>
      </w:ins>
      <w:ins w:id="534" w:author="Marek Małek" w:date="2024-02-02T15:00:00Z">
        <w:r>
          <w:t xml:space="preserve"> było 70, precyzja takiego klasyfikatora wyniesie 70%; jeśli natomiast w danym zbiorze danych zawartych zostało 100 próbek klasy pozytywnej, a klasyfikator znalazł 60, wtedy jego czułość wyniesie </w:t>
        </w:r>
      </w:ins>
      <w:ins w:id="535" w:author="Marek Małek" w:date="2024-02-02T15:01:00Z">
        <w:r>
          <w:t>60%.</w:t>
        </w:r>
      </w:ins>
      <w:ins w:id="536" w:author="Marek Małek" w:date="2024-02-02T15:05:00Z">
        <w:r w:rsidR="00315EF7">
          <w:t xml:space="preserve"> Powyższe oznacza, że precyzja </w:t>
        </w:r>
      </w:ins>
      <w:ins w:id="537" w:author="Marek Małek" w:date="2024-02-02T15:23:00Z">
        <w:r w:rsidR="008C593E">
          <w:t xml:space="preserve">informuje o </w:t>
        </w:r>
      </w:ins>
      <w:ins w:id="538" w:author="Marek Małek" w:date="2024-02-08T11:23:00Z">
        <w:r w:rsidR="00BB5654">
          <w:t xml:space="preserve">odsetku przypadków zaklasyfikowanych jako pozytywne, które są faktycznie pozytywne, </w:t>
        </w:r>
      </w:ins>
      <w:ins w:id="539" w:author="Marek Małek" w:date="2024-02-08T11:24:00Z">
        <w:r w:rsidR="00BB5654">
          <w:t>a</w:t>
        </w:r>
      </w:ins>
      <w:ins w:id="540" w:author="Marek Małek" w:date="2024-02-08T11:23:00Z">
        <w:r w:rsidR="00BB5654">
          <w:t xml:space="preserve"> czułość o </w:t>
        </w:r>
      </w:ins>
      <w:ins w:id="541" w:author="Marek Małek" w:date="2024-02-08T11:24:00Z">
        <w:r w:rsidR="00BB5654">
          <w:t>sto</w:t>
        </w:r>
      </w:ins>
      <w:ins w:id="542" w:author="Marek Małek" w:date="2024-02-08T11:25:00Z">
        <w:r w:rsidR="00BB5654">
          <w:t xml:space="preserve">sunku liczby prawdziwie pozytywnych wyników do sumy prawdziwie pozytywnych i fałszywie negatywnych wyników. W kontekście </w:t>
        </w:r>
      </w:ins>
      <w:ins w:id="543" w:author="Marek Małek" w:date="2024-02-08T11:26:00Z">
        <w:r w:rsidR="00BB5654">
          <w:t xml:space="preserve">kategorii </w:t>
        </w:r>
      </w:ins>
      <w:ins w:id="544" w:author="Marek Małek" w:date="2024-02-08T11:25:00Z">
        <w:r w:rsidR="00BB5654">
          <w:t xml:space="preserve">błędów </w:t>
        </w:r>
      </w:ins>
      <w:ins w:id="545" w:author="Marek Małek" w:date="2024-02-08T11:26:00Z">
        <w:r w:rsidR="00BB5654">
          <w:t>klasyfikacji</w:t>
        </w:r>
      </w:ins>
      <w:ins w:id="546" w:author="Marek Małek" w:date="2024-02-08T11:25:00Z">
        <w:r w:rsidR="00BB5654">
          <w:t>,</w:t>
        </w:r>
      </w:ins>
      <w:ins w:id="547" w:author="Marek Małek" w:date="2024-02-08T11:26:00Z">
        <w:r w:rsidR="00BB5654">
          <w:t xml:space="preserve"> wysoka</w:t>
        </w:r>
      </w:ins>
      <w:ins w:id="548" w:author="Marek Małek" w:date="2024-02-08T11:25:00Z">
        <w:r w:rsidR="00BB5654">
          <w:t xml:space="preserve"> p</w:t>
        </w:r>
      </w:ins>
      <w:ins w:id="549" w:author="Marek Małek" w:date="2024-02-08T11:26:00Z">
        <w:r w:rsidR="00BB5654">
          <w:t>recyzja minimalizuje występowanie błędów typu pierwszego (fałszywie pozytywnych), a wysoka czułość – typu drugiego (fałszywie nega</w:t>
        </w:r>
      </w:ins>
      <w:ins w:id="550" w:author="Marek Małek" w:date="2024-02-08T11:27:00Z">
        <w:r w:rsidR="00BB5654">
          <w:t>tywny)</w:t>
        </w:r>
      </w:ins>
      <w:ins w:id="551" w:author="Marek Małek" w:date="2024-02-08T11:34:00Z">
        <w:r w:rsidR="007F2B04">
          <w:t>.</w:t>
        </w:r>
      </w:ins>
    </w:p>
    <w:p w14:paraId="30BD816D" w14:textId="61773AB6" w:rsidR="00B46C6D" w:rsidRDefault="00B46C6D" w:rsidP="00B46C6D">
      <w:pPr>
        <w:ind w:firstLine="576"/>
        <w:jc w:val="both"/>
        <w:rPr>
          <w:ins w:id="552" w:author="Marek Małek" w:date="2024-02-02T20:04:00Z"/>
        </w:rPr>
      </w:pPr>
      <w:ins w:id="553" w:author="Marek Małek" w:date="2024-02-02T20:01:00Z">
        <w:r>
          <w:t>Na kolejnych rysunkach przedstawione będą istotne dla całego procesu testowania wycinki kodu</w:t>
        </w:r>
      </w:ins>
      <w:ins w:id="554" w:author="Marek Małek" w:date="2024-02-08T11:35:00Z">
        <w:r w:rsidR="00F032EB">
          <w:t xml:space="preserve"> zaczynając od modeli z rodziny Inception</w:t>
        </w:r>
      </w:ins>
      <w:ins w:id="555" w:author="Marek Małek" w:date="2024-02-02T20:01:00Z">
        <w:r>
          <w:t>.</w:t>
        </w:r>
      </w:ins>
      <w:ins w:id="556" w:author="Marek Małek" w:date="2024-02-02T20:02:00Z">
        <w:r>
          <w:t xml:space="preserve"> Pominięte zostały nieistotne dla rozważanego problemu fragmenty czysto techniczne, takie jak ładowanie zapisanych wag, pewne optymalizacje poczynione, aby przy wielokrotnym uruchomieniu notebook</w:t>
        </w:r>
      </w:ins>
      <w:ins w:id="557" w:author="Marek Małek" w:date="2024-02-02T20:03:00Z">
        <w:r>
          <w:t>ów testowych, te nie uruchamiały procesu predykcji częściej, niż to naprawdę konieczne etc.</w:t>
        </w:r>
      </w:ins>
    </w:p>
    <w:p w14:paraId="16C4D7FC" w14:textId="601FD441" w:rsidR="00B46C6D" w:rsidRPr="00B46C6D" w:rsidRDefault="00B46C6D">
      <w:pPr>
        <w:pStyle w:val="Legenda"/>
        <w:keepNext/>
        <w:jc w:val="right"/>
        <w:rPr>
          <w:ins w:id="558" w:author="Marek Małek" w:date="2024-02-02T20:05:00Z"/>
          <w:i w:val="0"/>
          <w:iCs w:val="0"/>
          <w:rPrChange w:id="559" w:author="Marek Małek" w:date="2024-02-02T20:05:00Z">
            <w:rPr>
              <w:ins w:id="560" w:author="Marek Małek" w:date="2024-02-02T20:05:00Z"/>
            </w:rPr>
          </w:rPrChange>
        </w:rPr>
        <w:pPrChange w:id="561" w:author="Marek Małek" w:date="2024-02-02T20:05:00Z">
          <w:pPr>
            <w:pStyle w:val="Legenda"/>
          </w:pPr>
        </w:pPrChange>
      </w:pPr>
      <w:ins w:id="562" w:author="Marek Małek" w:date="2024-02-02T20:05:00Z">
        <w:r w:rsidRPr="00B46C6D">
          <w:rPr>
            <w:i w:val="0"/>
            <w:iCs w:val="0"/>
            <w:rPrChange w:id="563" w:author="Marek Małek" w:date="2024-02-02T20:05:00Z">
              <w:rPr/>
            </w:rPrChange>
          </w:rPr>
          <w:lastRenderedPageBreak/>
          <w:t xml:space="preserve">Rysunek </w:t>
        </w:r>
        <w:r w:rsidRPr="00B46C6D">
          <w:rPr>
            <w:i w:val="0"/>
            <w:iCs w:val="0"/>
            <w:rPrChange w:id="564" w:author="Marek Małek" w:date="2024-02-02T20:05:00Z">
              <w:rPr/>
            </w:rPrChange>
          </w:rPr>
          <w:fldChar w:fldCharType="begin"/>
        </w:r>
        <w:r w:rsidRPr="00B46C6D">
          <w:rPr>
            <w:i w:val="0"/>
            <w:iCs w:val="0"/>
            <w:rPrChange w:id="565" w:author="Marek Małek" w:date="2024-02-02T20:05:00Z">
              <w:rPr/>
            </w:rPrChange>
          </w:rPr>
          <w:instrText xml:space="preserve"> SEQ Rysunek \* ARABIC </w:instrText>
        </w:r>
      </w:ins>
      <w:r w:rsidRPr="00B46C6D">
        <w:rPr>
          <w:i w:val="0"/>
          <w:iCs w:val="0"/>
          <w:rPrChange w:id="566" w:author="Marek Małek" w:date="2024-02-02T20:05:00Z">
            <w:rPr/>
          </w:rPrChange>
        </w:rPr>
        <w:fldChar w:fldCharType="separate"/>
      </w:r>
      <w:ins w:id="567" w:author="Marek Małek" w:date="2024-02-08T11:18:00Z">
        <w:r w:rsidR="00FE2540">
          <w:rPr>
            <w:i w:val="0"/>
            <w:iCs w:val="0"/>
            <w:noProof/>
          </w:rPr>
          <w:t>27</w:t>
        </w:r>
      </w:ins>
      <w:ins w:id="568" w:author="Marek Małek" w:date="2024-02-02T20:05:00Z">
        <w:r w:rsidRPr="00B46C6D">
          <w:rPr>
            <w:i w:val="0"/>
            <w:iCs w:val="0"/>
            <w:rPrChange w:id="569" w:author="Marek Małek" w:date="2024-02-02T20:05:00Z">
              <w:rPr/>
            </w:rPrChange>
          </w:rPr>
          <w:fldChar w:fldCharType="end"/>
        </w:r>
      </w:ins>
    </w:p>
    <w:p w14:paraId="3B8B7712" w14:textId="77777777" w:rsidR="00B46C6D" w:rsidRDefault="00B46C6D">
      <w:pPr>
        <w:keepNext/>
        <w:jc w:val="both"/>
        <w:rPr>
          <w:ins w:id="570" w:author="Marek Małek" w:date="2024-02-02T20:06:00Z"/>
        </w:rPr>
        <w:pPrChange w:id="571" w:author="Marek Małek" w:date="2024-02-02T20:06:00Z">
          <w:pPr>
            <w:jc w:val="both"/>
          </w:pPr>
        </w:pPrChange>
      </w:pPr>
      <w:ins w:id="572" w:author="Marek Małek" w:date="2024-02-02T20:05:00Z">
        <w:r>
          <w:rPr>
            <w:noProof/>
          </w:rPr>
          <w:drawing>
            <wp:inline distT="0" distB="0" distL="0" distR="0" wp14:anchorId="142E05CD" wp14:editId="1F947090">
              <wp:extent cx="5760720" cy="2992755"/>
              <wp:effectExtent l="0" t="0" r="0" b="0"/>
              <wp:docPr id="200705604" name="Obraz 1" descr="Obraz zawierający tekst, zrzut ekranu, Czc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604" name="Obraz 1" descr="Obraz zawierający tekst, zrzut ekranu, Czcionka"/>
                      <pic:cNvPicPr/>
                    </pic:nvPicPr>
                    <pic:blipFill>
                      <a:blip r:embed="rId45">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inline>
          </w:drawing>
        </w:r>
      </w:ins>
    </w:p>
    <w:p w14:paraId="6DCF0D62" w14:textId="2E66F81C" w:rsidR="00B46C6D" w:rsidRPr="00F00EDF" w:rsidRDefault="00B46C6D">
      <w:pPr>
        <w:pStyle w:val="Legenda"/>
        <w:rPr>
          <w:ins w:id="573" w:author="Marek Małek" w:date="2024-02-02T20:21:00Z"/>
        </w:rPr>
        <w:pPrChange w:id="574" w:author="Marek Małek" w:date="2024-02-02T20:22:00Z">
          <w:pPr>
            <w:jc w:val="both"/>
          </w:pPr>
        </w:pPrChange>
      </w:pPr>
      <w:ins w:id="575" w:author="Marek Małek" w:date="2024-02-02T20:06:00Z">
        <w:r w:rsidRPr="00B46C6D">
          <w:rPr>
            <w:i w:val="0"/>
            <w:iCs w:val="0"/>
            <w:rPrChange w:id="576" w:author="Marek Małek" w:date="2024-02-02T20:06:00Z">
              <w:rPr>
                <w:i/>
                <w:iCs/>
              </w:rPr>
            </w:rPrChange>
          </w:rPr>
          <w:t>Źródło: opracowanie własne</w:t>
        </w:r>
      </w:ins>
    </w:p>
    <w:p w14:paraId="2F910393" w14:textId="1E4FEC43" w:rsidR="00836706" w:rsidRPr="00836706" w:rsidRDefault="00836706">
      <w:pPr>
        <w:pStyle w:val="Legenda"/>
        <w:keepNext/>
        <w:jc w:val="right"/>
        <w:rPr>
          <w:ins w:id="577" w:author="Marek Małek" w:date="2024-02-02T20:22:00Z"/>
          <w:i w:val="0"/>
          <w:iCs w:val="0"/>
          <w:rPrChange w:id="578" w:author="Marek Małek" w:date="2024-02-02T20:22:00Z">
            <w:rPr>
              <w:ins w:id="579" w:author="Marek Małek" w:date="2024-02-02T20:22:00Z"/>
            </w:rPr>
          </w:rPrChange>
        </w:rPr>
        <w:pPrChange w:id="580" w:author="Marek Małek" w:date="2024-02-02T20:22:00Z">
          <w:pPr>
            <w:pStyle w:val="Legenda"/>
          </w:pPr>
        </w:pPrChange>
      </w:pPr>
      <w:ins w:id="581" w:author="Marek Małek" w:date="2024-02-02T20:22:00Z">
        <w:r w:rsidRPr="00836706">
          <w:rPr>
            <w:i w:val="0"/>
            <w:iCs w:val="0"/>
            <w:rPrChange w:id="582" w:author="Marek Małek" w:date="2024-02-02T20:22:00Z">
              <w:rPr/>
            </w:rPrChange>
          </w:rPr>
          <w:t xml:space="preserve">Rysunek </w:t>
        </w:r>
        <w:r w:rsidRPr="00836706">
          <w:rPr>
            <w:i w:val="0"/>
            <w:iCs w:val="0"/>
            <w:rPrChange w:id="583" w:author="Marek Małek" w:date="2024-02-02T20:22:00Z">
              <w:rPr/>
            </w:rPrChange>
          </w:rPr>
          <w:fldChar w:fldCharType="begin"/>
        </w:r>
        <w:r w:rsidRPr="00836706">
          <w:rPr>
            <w:i w:val="0"/>
            <w:iCs w:val="0"/>
            <w:rPrChange w:id="584" w:author="Marek Małek" w:date="2024-02-02T20:22:00Z">
              <w:rPr/>
            </w:rPrChange>
          </w:rPr>
          <w:instrText xml:space="preserve"> SEQ Rysunek \* ARABIC </w:instrText>
        </w:r>
      </w:ins>
      <w:r w:rsidRPr="00836706">
        <w:rPr>
          <w:i w:val="0"/>
          <w:iCs w:val="0"/>
          <w:rPrChange w:id="585" w:author="Marek Małek" w:date="2024-02-02T20:22:00Z">
            <w:rPr/>
          </w:rPrChange>
        </w:rPr>
        <w:fldChar w:fldCharType="separate"/>
      </w:r>
      <w:ins w:id="586" w:author="Marek Małek" w:date="2024-02-08T11:18:00Z">
        <w:r w:rsidR="00FE2540">
          <w:rPr>
            <w:i w:val="0"/>
            <w:iCs w:val="0"/>
            <w:noProof/>
          </w:rPr>
          <w:t>28</w:t>
        </w:r>
      </w:ins>
      <w:ins w:id="587" w:author="Marek Małek" w:date="2024-02-02T20:22:00Z">
        <w:r w:rsidRPr="00836706">
          <w:rPr>
            <w:i w:val="0"/>
            <w:iCs w:val="0"/>
            <w:rPrChange w:id="588" w:author="Marek Małek" w:date="2024-02-02T20:22:00Z">
              <w:rPr/>
            </w:rPrChange>
          </w:rPr>
          <w:fldChar w:fldCharType="end"/>
        </w:r>
      </w:ins>
    </w:p>
    <w:p w14:paraId="0F90CDBC" w14:textId="77777777" w:rsidR="00836706" w:rsidRDefault="00836706">
      <w:pPr>
        <w:keepNext/>
        <w:jc w:val="both"/>
        <w:rPr>
          <w:ins w:id="589" w:author="Marek Małek" w:date="2024-02-02T20:22:00Z"/>
        </w:rPr>
        <w:pPrChange w:id="590" w:author="Marek Małek" w:date="2024-02-02T20:22:00Z">
          <w:pPr>
            <w:jc w:val="both"/>
          </w:pPr>
        </w:pPrChange>
      </w:pPr>
      <w:ins w:id="591" w:author="Marek Małek" w:date="2024-02-02T20:22:00Z">
        <w:r>
          <w:rPr>
            <w:noProof/>
          </w:rPr>
          <w:drawing>
            <wp:inline distT="0" distB="0" distL="0" distR="0" wp14:anchorId="6053C8B3" wp14:editId="059649A3">
              <wp:extent cx="5760720" cy="3964940"/>
              <wp:effectExtent l="0" t="0" r="0" b="0"/>
              <wp:docPr id="135870275"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275" name="Obraz 3" descr="Obraz zawierający tekst, zrzut ekranu, Czcionka&#10;&#10;Opis wygenerowany automatycznie"/>
                      <pic:cNvPicPr/>
                    </pic:nvPicPr>
                    <pic:blipFill>
                      <a:blip r:embed="rId46">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ins>
    </w:p>
    <w:p w14:paraId="2E635672" w14:textId="7BDEE0A2" w:rsidR="00836706" w:rsidRDefault="00836706" w:rsidP="00836706">
      <w:pPr>
        <w:pStyle w:val="Legenda"/>
        <w:rPr>
          <w:ins w:id="592" w:author="Marek Małek" w:date="2024-02-02T20:22:00Z"/>
          <w:i w:val="0"/>
          <w:iCs w:val="0"/>
        </w:rPr>
      </w:pPr>
      <w:ins w:id="593" w:author="Marek Małek" w:date="2024-02-02T20:22:00Z">
        <w:r w:rsidRPr="00836706">
          <w:rPr>
            <w:i w:val="0"/>
            <w:iCs w:val="0"/>
            <w:rPrChange w:id="594" w:author="Marek Małek" w:date="2024-02-02T20:22:00Z">
              <w:rPr/>
            </w:rPrChange>
          </w:rPr>
          <w:t>Źródło: opracowanie własne</w:t>
        </w:r>
      </w:ins>
    </w:p>
    <w:p w14:paraId="7517C948" w14:textId="07FECC1F" w:rsidR="00836706" w:rsidRPr="00836706" w:rsidRDefault="00836706">
      <w:pPr>
        <w:ind w:firstLine="708"/>
        <w:rPr>
          <w:ins w:id="595" w:author="Marek Małek" w:date="2024-02-02T20:11:00Z"/>
        </w:rPr>
        <w:pPrChange w:id="596" w:author="Marek Małek" w:date="2024-02-02T20:23:00Z">
          <w:pPr>
            <w:jc w:val="both"/>
          </w:pPr>
        </w:pPrChange>
      </w:pPr>
      <w:ins w:id="597" w:author="Marek Małek" w:date="2024-02-02T20:22:00Z">
        <w:r>
          <w:t xml:space="preserve">Na rysunku 27 widać pierwszy krok omawianego algorytmu testującego. Przyjmując poziom istotności na poziomie 0.05, funkcja </w:t>
        </w:r>
        <w:proofErr w:type="spellStart"/>
        <w:r>
          <w:t>assign_models_to_groups</w:t>
        </w:r>
        <w:proofErr w:type="spellEnd"/>
        <w:r>
          <w:t xml:space="preserve">  dodaje modele do odpowiedniej grupy wedle tego jaki wynik dla wartości p zwrócił test </w:t>
        </w:r>
        <w:proofErr w:type="spellStart"/>
        <w:r>
          <w:t>Shapiro</w:t>
        </w:r>
        <w:proofErr w:type="spellEnd"/>
        <w:r>
          <w:t xml:space="preserve">-Wilka. Jeśli </w:t>
        </w:r>
        <w:r>
          <w:lastRenderedPageBreak/>
          <w:t>liczba ta jest mniejsza od przyjętej wartości ALPHA, znaczy to o tym, że rozkład wyników danej grupy modeli odbiega od krzywej Gaussa.</w:t>
        </w:r>
      </w:ins>
    </w:p>
    <w:p w14:paraId="5E3FF1E5" w14:textId="13F9E671" w:rsidR="00803D9C" w:rsidRDefault="00803D9C" w:rsidP="00803D9C">
      <w:pPr>
        <w:ind w:firstLine="576"/>
        <w:jc w:val="both"/>
        <w:rPr>
          <w:ins w:id="598" w:author="Marek Małek" w:date="2024-02-02T20:26:00Z"/>
        </w:rPr>
      </w:pPr>
      <w:ins w:id="599" w:author="Marek Małek" w:date="2024-02-02T20:17:00Z">
        <w:r>
          <w:t xml:space="preserve">Na zrzucie ekranu </w:t>
        </w:r>
      </w:ins>
      <w:ins w:id="600" w:author="Marek Małek" w:date="2024-02-02T20:23:00Z">
        <w:r w:rsidR="00836706">
          <w:t xml:space="preserve">nr. 28 </w:t>
        </w:r>
      </w:ins>
      <w:ins w:id="601" w:author="Marek Małek" w:date="2024-02-02T20:17:00Z">
        <w:r>
          <w:t>omawiana funkcja próbowała przypisać modele do grup rozkładu innego, niż normalny</w:t>
        </w:r>
      </w:ins>
      <w:ins w:id="602" w:author="Marek Małek" w:date="2024-02-02T20:18:00Z">
        <w:r>
          <w:t>, jednak okazało się, że wyniki modeli bazujących na Inception odpowiadają tylko takiemu rozkładowi. Dlatego, chociaż r</w:t>
        </w:r>
      </w:ins>
      <w:ins w:id="603" w:author="Marek Małek" w:date="2024-02-02T20:13:00Z">
        <w:r>
          <w:t>ysunek 28 pokazuje</w:t>
        </w:r>
      </w:ins>
      <w:ins w:id="604" w:author="Marek Małek" w:date="2024-02-02T20:16:00Z">
        <w:r>
          <w:t xml:space="preserve"> sposób w jaki sprawdzone zostało, czy średnie grup wyników oddanych przez modele różnią się od siebie w sposób istotny statystycznie</w:t>
        </w:r>
      </w:ins>
      <w:ins w:id="605" w:author="Marek Małek" w:date="2024-02-02T20:18:00Z">
        <w:r>
          <w:t xml:space="preserve"> w obu </w:t>
        </w:r>
      </w:ins>
      <w:ins w:id="606" w:author="Marek Małek" w:date="2024-02-02T20:20:00Z">
        <w:r>
          <w:t>kategoriach</w:t>
        </w:r>
      </w:ins>
      <w:ins w:id="607" w:author="Marek Małek" w:date="2024-02-02T20:18:00Z">
        <w:r>
          <w:t xml:space="preserve">, kod ten </w:t>
        </w:r>
      </w:ins>
      <w:ins w:id="608" w:author="Marek Małek" w:date="2024-02-02T20:19:00Z">
        <w:r>
          <w:t>został napisany jedynie dla kompletności – w hipotetycznej sytuacji, kiedy znalazłyby się modele oddające wyniki o rozkładzie innym od normalnego, różnice między nimi sprawdzono</w:t>
        </w:r>
      </w:ins>
      <w:ins w:id="609" w:author="Marek Małek" w:date="2024-02-02T20:24:00Z">
        <w:r w:rsidR="00436A91">
          <w:t xml:space="preserve"> </w:t>
        </w:r>
      </w:ins>
      <w:ins w:id="610" w:author="Marek Małek" w:date="2024-02-02T20:19:00Z">
        <w:r>
          <w:t>by w pokazany sposób</w:t>
        </w:r>
      </w:ins>
      <w:ins w:id="611" w:author="Marek Małek" w:date="2024-02-02T20:16:00Z">
        <w:r>
          <w:t>. Po</w:t>
        </w:r>
      </w:ins>
      <w:ins w:id="612" w:author="Marek Małek" w:date="2024-02-02T20:17:00Z">
        <w:r>
          <w:t>nownie za wartość ALFA przyjęto liczbę 0.05</w:t>
        </w:r>
      </w:ins>
      <w:ins w:id="613" w:author="Marek Małek" w:date="2024-02-02T20:20:00Z">
        <w:r>
          <w:t xml:space="preserve">, a uzyskana testem </w:t>
        </w:r>
        <w:proofErr w:type="spellStart"/>
        <w:r>
          <w:t>f_oneway</w:t>
        </w:r>
        <w:proofErr w:type="spellEnd"/>
        <w:r>
          <w:t xml:space="preserve"> wartość p była tak mała, że należało przyjąć hipotezę o różnicach w średnich </w:t>
        </w:r>
      </w:ins>
      <w:ins w:id="614" w:author="Marek Małek" w:date="2024-02-02T20:21:00Z">
        <w:r>
          <w:t xml:space="preserve">grup wyników. Gdyby </w:t>
        </w:r>
      </w:ins>
      <w:ins w:id="615" w:author="Marek Małek" w:date="2024-02-02T20:24:00Z">
        <w:r w:rsidR="00D328A9">
          <w:t>liczba ta była większa, skutkiem odrzucenia hipotezy musiałoby być uznanie, że modyfikacje poczynione w modelach, a omawi</w:t>
        </w:r>
      </w:ins>
      <w:ins w:id="616" w:author="Marek Małek" w:date="2024-02-02T20:25:00Z">
        <w:r w:rsidR="00D328A9">
          <w:t>ane wcześniej w tym rozdziale, nie sprawiły, że ich skuteczność w wykrywaniu zmian skórnych się polepszyła.</w:t>
        </w:r>
      </w:ins>
    </w:p>
    <w:p w14:paraId="6ACD8A47" w14:textId="3D5D2666" w:rsidR="00D328A9" w:rsidRDefault="00815335" w:rsidP="00D328A9">
      <w:pPr>
        <w:ind w:firstLine="576"/>
        <w:jc w:val="both"/>
        <w:rPr>
          <w:ins w:id="617" w:author="Marek Małek" w:date="2024-02-06T18:59:00Z"/>
        </w:rPr>
      </w:pPr>
      <w:ins w:id="618" w:author="Marek Małek" w:date="2024-02-06T18:56:00Z">
        <w:r>
          <w:t>Kolejnym</w:t>
        </w:r>
      </w:ins>
      <w:ins w:id="619" w:author="Marek Małek" w:date="2024-02-02T20:26:00Z">
        <w:r w:rsidR="00D328A9">
          <w:t xml:space="preserve"> krokiem było wy</w:t>
        </w:r>
      </w:ins>
      <w:ins w:id="620" w:author="Marek Małek" w:date="2024-02-02T20:27:00Z">
        <w:r w:rsidR="00D328A9">
          <w:t>konanie tzw. analizy post-hoc</w:t>
        </w:r>
      </w:ins>
      <w:ins w:id="621" w:author="Marek Małek" w:date="2024-02-06T18:56:00Z">
        <w:r>
          <w:t>. Po dokonaniu analizy ws</w:t>
        </w:r>
      </w:ins>
      <w:ins w:id="622" w:author="Marek Małek" w:date="2024-02-06T18:57:00Z">
        <w:r>
          <w:t>tępnej, ponieważ testy ANOVA wykryły różnice między średnimi grup, n</w:t>
        </w:r>
      </w:ins>
      <w:ins w:id="623" w:author="Marek Małek" w:date="2024-02-02T20:27:00Z">
        <w:r w:rsidR="00D328A9">
          <w:t>ależało dowiedzieć się, które konkretnie modele dają najlepsze wyniki.</w:t>
        </w:r>
      </w:ins>
    </w:p>
    <w:p w14:paraId="536C6DD1" w14:textId="3BD2BBA6" w:rsidR="00815335" w:rsidRPr="00815335" w:rsidRDefault="00815335">
      <w:pPr>
        <w:pStyle w:val="Legenda"/>
        <w:keepNext/>
        <w:jc w:val="right"/>
        <w:rPr>
          <w:ins w:id="624" w:author="Marek Małek" w:date="2024-02-06T19:00:00Z"/>
          <w:i w:val="0"/>
          <w:iCs w:val="0"/>
          <w:rPrChange w:id="625" w:author="Marek Małek" w:date="2024-02-06T19:00:00Z">
            <w:rPr>
              <w:ins w:id="626" w:author="Marek Małek" w:date="2024-02-06T19:00:00Z"/>
            </w:rPr>
          </w:rPrChange>
        </w:rPr>
        <w:pPrChange w:id="627" w:author="Marek Małek" w:date="2024-02-06T19:00:00Z">
          <w:pPr>
            <w:pStyle w:val="Legenda"/>
          </w:pPr>
        </w:pPrChange>
      </w:pPr>
      <w:ins w:id="628" w:author="Marek Małek" w:date="2024-02-06T19:00:00Z">
        <w:r w:rsidRPr="00815335">
          <w:rPr>
            <w:i w:val="0"/>
            <w:iCs w:val="0"/>
            <w:rPrChange w:id="629" w:author="Marek Małek" w:date="2024-02-06T19:00:00Z">
              <w:rPr/>
            </w:rPrChange>
          </w:rPr>
          <w:t xml:space="preserve">Rysunek </w:t>
        </w:r>
        <w:r w:rsidRPr="00815335">
          <w:rPr>
            <w:i w:val="0"/>
            <w:iCs w:val="0"/>
            <w:rPrChange w:id="630" w:author="Marek Małek" w:date="2024-02-06T19:00:00Z">
              <w:rPr/>
            </w:rPrChange>
          </w:rPr>
          <w:fldChar w:fldCharType="begin"/>
        </w:r>
        <w:r w:rsidRPr="00815335">
          <w:rPr>
            <w:i w:val="0"/>
            <w:iCs w:val="0"/>
            <w:rPrChange w:id="631" w:author="Marek Małek" w:date="2024-02-06T19:00:00Z">
              <w:rPr/>
            </w:rPrChange>
          </w:rPr>
          <w:instrText xml:space="preserve"> SEQ Rysunek \* ARABIC </w:instrText>
        </w:r>
      </w:ins>
      <w:r w:rsidRPr="00815335">
        <w:rPr>
          <w:i w:val="0"/>
          <w:iCs w:val="0"/>
          <w:rPrChange w:id="632" w:author="Marek Małek" w:date="2024-02-06T19:00:00Z">
            <w:rPr/>
          </w:rPrChange>
        </w:rPr>
        <w:fldChar w:fldCharType="separate"/>
      </w:r>
      <w:ins w:id="633" w:author="Marek Małek" w:date="2024-02-08T11:18:00Z">
        <w:r w:rsidR="00FE2540">
          <w:rPr>
            <w:i w:val="0"/>
            <w:iCs w:val="0"/>
            <w:noProof/>
          </w:rPr>
          <w:t>29</w:t>
        </w:r>
      </w:ins>
      <w:ins w:id="634" w:author="Marek Małek" w:date="2024-02-06T19:00:00Z">
        <w:r w:rsidRPr="00815335">
          <w:rPr>
            <w:i w:val="0"/>
            <w:iCs w:val="0"/>
            <w:rPrChange w:id="635" w:author="Marek Małek" w:date="2024-02-06T19:00:00Z">
              <w:rPr/>
            </w:rPrChange>
          </w:rPr>
          <w:fldChar w:fldCharType="end"/>
        </w:r>
      </w:ins>
    </w:p>
    <w:p w14:paraId="7E338D42" w14:textId="77777777" w:rsidR="00815335" w:rsidRDefault="00815335">
      <w:pPr>
        <w:keepNext/>
        <w:jc w:val="both"/>
        <w:rPr>
          <w:ins w:id="636" w:author="Marek Małek" w:date="2024-02-06T19:00:00Z"/>
        </w:rPr>
        <w:pPrChange w:id="637" w:author="Marek Małek" w:date="2024-02-06T19:00:00Z">
          <w:pPr>
            <w:jc w:val="both"/>
          </w:pPr>
        </w:pPrChange>
      </w:pPr>
      <w:ins w:id="638" w:author="Marek Małek" w:date="2024-02-06T18:59:00Z">
        <w:r>
          <w:rPr>
            <w:noProof/>
          </w:rPr>
          <w:drawing>
            <wp:inline distT="0" distB="0" distL="0" distR="0" wp14:anchorId="47C77078" wp14:editId="0BC1D084">
              <wp:extent cx="5760720" cy="875030"/>
              <wp:effectExtent l="0" t="0" r="0" b="1270"/>
              <wp:docPr id="184576381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63815" name="Obraz 1" descr="Obraz zawierający tekst, zrzut ekranu, Czcionka&#10;&#10;Opis wygenerowany automatycznie"/>
                      <pic:cNvPicPr/>
                    </pic:nvPicPr>
                    <pic:blipFill>
                      <a:blip r:embed="rId47">
                        <a:extLst>
                          <a:ext uri="{28A0092B-C50C-407E-A947-70E740481C1C}">
                            <a14:useLocalDpi xmlns:a14="http://schemas.microsoft.com/office/drawing/2010/main" val="0"/>
                          </a:ext>
                        </a:extLst>
                      </a:blip>
                      <a:stretch>
                        <a:fillRect/>
                      </a:stretch>
                    </pic:blipFill>
                    <pic:spPr>
                      <a:xfrm>
                        <a:off x="0" y="0"/>
                        <a:ext cx="5760720" cy="875030"/>
                      </a:xfrm>
                      <a:prstGeom prst="rect">
                        <a:avLst/>
                      </a:prstGeom>
                    </pic:spPr>
                  </pic:pic>
                </a:graphicData>
              </a:graphic>
            </wp:inline>
          </w:drawing>
        </w:r>
      </w:ins>
    </w:p>
    <w:p w14:paraId="43E4E721" w14:textId="6DCD1F59" w:rsidR="00815335" w:rsidRDefault="00815335" w:rsidP="00815335">
      <w:pPr>
        <w:pStyle w:val="Legenda"/>
        <w:rPr>
          <w:ins w:id="639" w:author="Marek Małek" w:date="2024-02-06T19:00:00Z"/>
          <w:i w:val="0"/>
          <w:iCs w:val="0"/>
        </w:rPr>
      </w:pPr>
      <w:ins w:id="640" w:author="Marek Małek" w:date="2024-02-06T19:00:00Z">
        <w:r w:rsidRPr="00815335">
          <w:rPr>
            <w:i w:val="0"/>
            <w:iCs w:val="0"/>
            <w:rPrChange w:id="641" w:author="Marek Małek" w:date="2024-02-06T19:00:00Z">
              <w:rPr/>
            </w:rPrChange>
          </w:rPr>
          <w:t>Źródło: opracowanie własne</w:t>
        </w:r>
      </w:ins>
    </w:p>
    <w:p w14:paraId="505D4F9D" w14:textId="281CBBEC" w:rsidR="00815335" w:rsidRDefault="00815335" w:rsidP="00815335">
      <w:pPr>
        <w:jc w:val="both"/>
        <w:rPr>
          <w:ins w:id="642" w:author="Marek Małek" w:date="2024-02-06T19:32:00Z"/>
        </w:rPr>
      </w:pPr>
      <w:ins w:id="643" w:author="Marek Małek" w:date="2024-02-06T19:01:00Z">
        <w:r>
          <w:t xml:space="preserve">Popularna biblioteka </w:t>
        </w:r>
        <w:proofErr w:type="spellStart"/>
        <w:r>
          <w:t>Pythona</w:t>
        </w:r>
        <w:proofErr w:type="spellEnd"/>
        <w:r>
          <w:t xml:space="preserve"> o nazwie </w:t>
        </w:r>
        <w:proofErr w:type="spellStart"/>
        <w:r>
          <w:t>statsmodels</w:t>
        </w:r>
        <w:proofErr w:type="spellEnd"/>
        <w:r>
          <w:t xml:space="preserve"> dostarcza narzędzi dedykowanych właśnie temu celowi.</w:t>
        </w:r>
      </w:ins>
      <w:ins w:id="644" w:author="Marek Małek" w:date="2024-02-06T19:28:00Z">
        <w:r w:rsidR="00441B47">
          <w:t xml:space="preserve"> Metoda </w:t>
        </w:r>
        <w:proofErr w:type="spellStart"/>
        <w:r w:rsidR="00441B47">
          <w:t>tukeyhsd</w:t>
        </w:r>
        <w:proofErr w:type="spellEnd"/>
        <w:r w:rsidR="00441B47">
          <w:t xml:space="preserve"> wykonuje test </w:t>
        </w:r>
      </w:ins>
      <w:ins w:id="645" w:author="Marek Małek" w:date="2024-02-06T19:29:00Z">
        <w:r w:rsidR="00441B47">
          <w:t>badający różnice, a wynikiem jej działania jest tabela zawierając</w:t>
        </w:r>
      </w:ins>
      <w:ins w:id="646" w:author="Marek Małek" w:date="2024-02-06T19:30:00Z">
        <w:r w:rsidR="00441B47">
          <w:t>a</w:t>
        </w:r>
      </w:ins>
      <w:ins w:id="647" w:author="Marek Małek" w:date="2024-02-06T19:29:00Z">
        <w:r w:rsidR="00441B47">
          <w:t xml:space="preserve"> m.in. informacje o parach badanych grup modeli</w:t>
        </w:r>
      </w:ins>
      <w:ins w:id="648" w:author="Marek Małek" w:date="2024-02-06T19:30:00Z">
        <w:r w:rsidR="00441B47">
          <w:t xml:space="preserve"> oraz wartości True/</w:t>
        </w:r>
        <w:proofErr w:type="spellStart"/>
        <w:r w:rsidR="00441B47">
          <w:t>False</w:t>
        </w:r>
        <w:proofErr w:type="spellEnd"/>
        <w:r w:rsidR="00441B47">
          <w:t>, gdzie pierwsza z nich oznacza, że odkryto statystycznie istotną różnicę.</w:t>
        </w:r>
        <w:r w:rsidR="00623EC8">
          <w:t xml:space="preserve"> Niestety </w:t>
        </w:r>
      </w:ins>
      <w:ins w:id="649" w:author="Marek Małek" w:date="2024-02-06T19:31:00Z">
        <w:r w:rsidR="00623EC8">
          <w:t xml:space="preserve">zwracany obiekt zawiera też wiele innych danych, których nie dałby się ukryć, nie zdecydowano się więc na jego pokazanie. </w:t>
        </w:r>
      </w:ins>
    </w:p>
    <w:p w14:paraId="7AB328DE" w14:textId="51F2D028" w:rsidR="00623EC8" w:rsidRDefault="00623EC8" w:rsidP="00815335">
      <w:pPr>
        <w:jc w:val="both"/>
        <w:rPr>
          <w:ins w:id="650" w:author="Marek Małek" w:date="2024-02-06T19:40:00Z"/>
        </w:rPr>
      </w:pPr>
      <w:ins w:id="651" w:author="Marek Małek" w:date="2024-02-06T19:32:00Z">
        <w:r>
          <w:tab/>
          <w:t>Kolejny rysunek przedstawia kompletny algorytm</w:t>
        </w:r>
      </w:ins>
      <w:ins w:id="652" w:author="Marek Małek" w:date="2024-02-06T19:33:00Z">
        <w:r>
          <w:t xml:space="preserve"> służący do obliczenia </w:t>
        </w:r>
      </w:ins>
      <w:ins w:id="653" w:author="Marek Małek" w:date="2024-02-06T19:38:00Z">
        <w:r>
          <w:t>wartości Cohena d dla par grup</w:t>
        </w:r>
      </w:ins>
      <w:ins w:id="654" w:author="Marek Małek" w:date="2024-02-06T19:39:00Z">
        <w:r w:rsidR="00EB0AA1">
          <w:t>, dla których hipoteza o braku różnic średnich została odrzu</w:t>
        </w:r>
      </w:ins>
      <w:ins w:id="655" w:author="Marek Małek" w:date="2024-02-06T19:40:00Z">
        <w:r w:rsidR="00EB0AA1">
          <w:t>cona</w:t>
        </w:r>
      </w:ins>
      <w:ins w:id="656" w:author="Marek Małek" w:date="2024-02-06T19:38:00Z">
        <w:r>
          <w:t xml:space="preserve">, oraz </w:t>
        </w:r>
      </w:ins>
      <w:ins w:id="657" w:author="Marek Małek" w:date="2024-02-06T19:39:00Z">
        <w:r>
          <w:t>ujęcia tych różnic numerycznie.</w:t>
        </w:r>
      </w:ins>
    </w:p>
    <w:p w14:paraId="631F4B9D" w14:textId="0FCF91C5" w:rsidR="00D664EC" w:rsidRPr="00D664EC" w:rsidRDefault="00D664EC">
      <w:pPr>
        <w:pStyle w:val="Legenda"/>
        <w:keepNext/>
        <w:jc w:val="right"/>
        <w:rPr>
          <w:ins w:id="658" w:author="Marek Małek" w:date="2024-02-06T19:41:00Z"/>
          <w:i w:val="0"/>
          <w:iCs w:val="0"/>
          <w:rPrChange w:id="659" w:author="Marek Małek" w:date="2024-02-06T19:42:00Z">
            <w:rPr>
              <w:ins w:id="660" w:author="Marek Małek" w:date="2024-02-06T19:41:00Z"/>
            </w:rPr>
          </w:rPrChange>
        </w:rPr>
        <w:pPrChange w:id="661" w:author="Marek Małek" w:date="2024-02-06T19:41:00Z">
          <w:pPr>
            <w:pStyle w:val="Legenda"/>
          </w:pPr>
        </w:pPrChange>
      </w:pPr>
      <w:ins w:id="662" w:author="Marek Małek" w:date="2024-02-06T19:41:00Z">
        <w:r w:rsidRPr="00D664EC">
          <w:rPr>
            <w:i w:val="0"/>
            <w:iCs w:val="0"/>
            <w:rPrChange w:id="663" w:author="Marek Małek" w:date="2024-02-06T19:42:00Z">
              <w:rPr/>
            </w:rPrChange>
          </w:rPr>
          <w:lastRenderedPageBreak/>
          <w:t xml:space="preserve">Rysunek </w:t>
        </w:r>
        <w:r w:rsidRPr="00D664EC">
          <w:rPr>
            <w:i w:val="0"/>
            <w:iCs w:val="0"/>
            <w:rPrChange w:id="664" w:author="Marek Małek" w:date="2024-02-06T19:42:00Z">
              <w:rPr/>
            </w:rPrChange>
          </w:rPr>
          <w:fldChar w:fldCharType="begin"/>
        </w:r>
        <w:r w:rsidRPr="00D664EC">
          <w:rPr>
            <w:i w:val="0"/>
            <w:iCs w:val="0"/>
            <w:rPrChange w:id="665" w:author="Marek Małek" w:date="2024-02-06T19:42:00Z">
              <w:rPr/>
            </w:rPrChange>
          </w:rPr>
          <w:instrText xml:space="preserve"> SEQ Rysunek \* ARABIC </w:instrText>
        </w:r>
      </w:ins>
      <w:r w:rsidRPr="00D664EC">
        <w:rPr>
          <w:i w:val="0"/>
          <w:iCs w:val="0"/>
          <w:rPrChange w:id="666" w:author="Marek Małek" w:date="2024-02-06T19:42:00Z">
            <w:rPr/>
          </w:rPrChange>
        </w:rPr>
        <w:fldChar w:fldCharType="separate"/>
      </w:r>
      <w:ins w:id="667" w:author="Marek Małek" w:date="2024-02-08T11:18:00Z">
        <w:r w:rsidR="00FE2540">
          <w:rPr>
            <w:i w:val="0"/>
            <w:iCs w:val="0"/>
            <w:noProof/>
          </w:rPr>
          <w:t>30</w:t>
        </w:r>
      </w:ins>
      <w:ins w:id="668" w:author="Marek Małek" w:date="2024-02-06T19:41:00Z">
        <w:r w:rsidRPr="00D664EC">
          <w:rPr>
            <w:i w:val="0"/>
            <w:iCs w:val="0"/>
            <w:rPrChange w:id="669" w:author="Marek Małek" w:date="2024-02-06T19:42:00Z">
              <w:rPr/>
            </w:rPrChange>
          </w:rPr>
          <w:fldChar w:fldCharType="end"/>
        </w:r>
      </w:ins>
    </w:p>
    <w:p w14:paraId="5CC46364" w14:textId="77777777" w:rsidR="00D664EC" w:rsidRDefault="00D664EC">
      <w:pPr>
        <w:keepNext/>
        <w:jc w:val="both"/>
        <w:rPr>
          <w:ins w:id="670" w:author="Marek Małek" w:date="2024-02-06T19:42:00Z"/>
        </w:rPr>
        <w:pPrChange w:id="671" w:author="Marek Małek" w:date="2024-02-06T19:42:00Z">
          <w:pPr>
            <w:jc w:val="both"/>
          </w:pPr>
        </w:pPrChange>
      </w:pPr>
      <w:ins w:id="672" w:author="Marek Małek" w:date="2024-02-06T19:41:00Z">
        <w:r>
          <w:rPr>
            <w:noProof/>
          </w:rPr>
          <w:drawing>
            <wp:inline distT="0" distB="0" distL="0" distR="0" wp14:anchorId="1ABF1AF1" wp14:editId="376423F4">
              <wp:extent cx="5760720" cy="5053330"/>
              <wp:effectExtent l="0" t="0" r="0" b="0"/>
              <wp:docPr id="683219842" name="Obraz 2"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19842" name="Obraz 2" descr="Obraz zawierający tekst, zrzut ekranu, oprogramowanie&#10;&#10;Opis wygenerowany automatycznie"/>
                      <pic:cNvPicPr/>
                    </pic:nvPicPr>
                    <pic:blipFill>
                      <a:blip r:embed="rId48">
                        <a:extLst>
                          <a:ext uri="{28A0092B-C50C-407E-A947-70E740481C1C}">
                            <a14:useLocalDpi xmlns:a14="http://schemas.microsoft.com/office/drawing/2010/main" val="0"/>
                          </a:ext>
                        </a:extLst>
                      </a:blip>
                      <a:stretch>
                        <a:fillRect/>
                      </a:stretch>
                    </pic:blipFill>
                    <pic:spPr>
                      <a:xfrm>
                        <a:off x="0" y="0"/>
                        <a:ext cx="5760720" cy="5053330"/>
                      </a:xfrm>
                      <a:prstGeom prst="rect">
                        <a:avLst/>
                      </a:prstGeom>
                    </pic:spPr>
                  </pic:pic>
                </a:graphicData>
              </a:graphic>
            </wp:inline>
          </w:drawing>
        </w:r>
      </w:ins>
    </w:p>
    <w:p w14:paraId="5C1F6713" w14:textId="34CF8C1C" w:rsidR="00D664EC" w:rsidRDefault="00D664EC" w:rsidP="00D664EC">
      <w:pPr>
        <w:pStyle w:val="Legenda"/>
        <w:rPr>
          <w:ins w:id="673" w:author="Marek Małek" w:date="2024-02-06T19:42:00Z"/>
          <w:i w:val="0"/>
          <w:iCs w:val="0"/>
        </w:rPr>
      </w:pPr>
      <w:ins w:id="674" w:author="Marek Małek" w:date="2024-02-06T19:42:00Z">
        <w:r w:rsidRPr="00D664EC">
          <w:rPr>
            <w:i w:val="0"/>
            <w:iCs w:val="0"/>
            <w:rPrChange w:id="675" w:author="Marek Małek" w:date="2024-02-06T19:42:00Z">
              <w:rPr/>
            </w:rPrChange>
          </w:rPr>
          <w:t>Źródło: opracowanie własne</w:t>
        </w:r>
      </w:ins>
    </w:p>
    <w:p w14:paraId="1EE08E37" w14:textId="1AF5F0C2" w:rsidR="009D1294" w:rsidRDefault="009D1294" w:rsidP="009D1294">
      <w:pPr>
        <w:ind w:firstLine="576"/>
        <w:jc w:val="both"/>
        <w:rPr>
          <w:ins w:id="676" w:author="Marek Małek" w:date="2024-02-07T08:18:00Z"/>
        </w:rPr>
      </w:pPr>
      <w:ins w:id="677" w:author="Marek Małek" w:date="2024-02-06T19:44:00Z">
        <w:r>
          <w:t xml:space="preserve">Kluczowym elementem załączonego kodu jest funkcja </w:t>
        </w:r>
        <w:proofErr w:type="spellStart"/>
        <w:r>
          <w:t>cohen_d</w:t>
        </w:r>
        <w:proofErr w:type="spellEnd"/>
        <w:r>
          <w:t xml:space="preserve">. Zawarte w niej równanie </w:t>
        </w:r>
      </w:ins>
      <w:ins w:id="678" w:author="Marek Małek" w:date="2024-02-07T08:11:00Z">
        <w:r w:rsidR="003661BD">
          <w:t>dostarcza miary wielkości efektu dla r</w:t>
        </w:r>
      </w:ins>
      <w:ins w:id="679" w:author="Marek Małek" w:date="2024-02-07T08:12:00Z">
        <w:r w:rsidR="003661BD">
          <w:t>óżnic między grupami</w:t>
        </w:r>
      </w:ins>
      <w:ins w:id="680" w:author="Marek Małek" w:date="2024-02-07T08:13:00Z">
        <w:r w:rsidR="003661BD">
          <w:t xml:space="preserve">. </w:t>
        </w:r>
      </w:ins>
      <w:ins w:id="681" w:author="Marek Małek" w:date="2024-02-07T08:14:00Z">
        <w:r w:rsidR="003661BD">
          <w:t xml:space="preserve">Wyniki otrzymane przez uruchomienie omawianej funkcji znajdowały się w zakresie 0.9 do 1.8 dla każdej z par grupy, co </w:t>
        </w:r>
      </w:ins>
      <w:ins w:id="682" w:author="Marek Małek" w:date="2024-02-07T08:15:00Z">
        <w:r w:rsidR="003661BD">
          <w:t>dodatkowo potwierdza wyniki otrzymane w poprzednim kroku.</w:t>
        </w:r>
      </w:ins>
    </w:p>
    <w:p w14:paraId="3C6476D0" w14:textId="5D2F9C48" w:rsidR="003661BD" w:rsidRDefault="003661BD" w:rsidP="003661BD">
      <w:pPr>
        <w:ind w:firstLine="576"/>
        <w:jc w:val="both"/>
        <w:rPr>
          <w:ins w:id="683" w:author="Marek Małek" w:date="2024-02-07T08:26:00Z"/>
        </w:rPr>
      </w:pPr>
      <w:ins w:id="684" w:author="Marek Małek" w:date="2024-02-07T08:18:00Z">
        <w:r>
          <w:t>Rysunek na następnej stronie prezentuje wykresy pudełkowe dla grup, mi</w:t>
        </w:r>
      </w:ins>
      <w:ins w:id="685" w:author="Marek Małek" w:date="2024-02-07T08:19:00Z">
        <w:r>
          <w:t xml:space="preserve">ędzy którymi odkryto istotne różnice. Nie ujęto na nim nazw modeli, ponieważ były zbyt długie. </w:t>
        </w:r>
      </w:ins>
      <w:ins w:id="686" w:author="Marek Małek" w:date="2024-02-07T08:20:00Z">
        <w:r>
          <w:t>Pokolorowana część każdego pudełka</w:t>
        </w:r>
        <w:r w:rsidR="00A220DD">
          <w:t xml:space="preserve"> reprezentuje</w:t>
        </w:r>
      </w:ins>
      <w:ins w:id="687" w:author="Marek Małek" w:date="2024-02-07T08:22:00Z">
        <w:r w:rsidR="00A220DD">
          <w:t xml:space="preserve"> tzw. przedział </w:t>
        </w:r>
        <w:proofErr w:type="spellStart"/>
        <w:r w:rsidR="00A220DD">
          <w:t>międzykwartylowy</w:t>
        </w:r>
        <w:proofErr w:type="spellEnd"/>
        <w:r w:rsidR="00A220DD">
          <w:t xml:space="preserve"> (IQR), który obejmuje 50% wyników znajdujących się w środku rozkładu (a więc od 25 do 75 </w:t>
        </w:r>
        <w:proofErr w:type="spellStart"/>
        <w:r w:rsidR="00A220DD">
          <w:t>percentyla</w:t>
        </w:r>
        <w:proofErr w:type="spellEnd"/>
        <w:r w:rsidR="00A220DD">
          <w:t>)</w:t>
        </w:r>
      </w:ins>
      <w:ins w:id="688" w:author="Marek Małek" w:date="2024-02-07T08:23:00Z">
        <w:r w:rsidR="00A220DD">
          <w:t xml:space="preserve">, a ciągła linia na jego środku to mediana. Ciągłe linie </w:t>
        </w:r>
      </w:ins>
      <w:ins w:id="689" w:author="Marek Małek" w:date="2024-02-07T08:24:00Z">
        <w:r w:rsidR="00A220DD">
          <w:t>pod i nad pudełkami (zwane też wąsami) reprezentują rozproszenie danych poza środkową część i wykorzystywane są do wizualizacji zakresu większości danych.</w:t>
        </w:r>
      </w:ins>
      <w:ins w:id="690" w:author="Marek Małek" w:date="2024-02-07T08:25:00Z">
        <w:r w:rsidR="00A220DD">
          <w:t xml:space="preserve"> Kombinacja obu powyższych części daje obraz tego </w:t>
        </w:r>
        <w:r w:rsidR="00A220DD">
          <w:lastRenderedPageBreak/>
          <w:t xml:space="preserve">jak bardzo rozproszone są wyniki. </w:t>
        </w:r>
      </w:ins>
      <w:ins w:id="691" w:author="Marek Małek" w:date="2024-02-07T08:26:00Z">
        <w:r w:rsidR="00A220DD">
          <w:t>Natomiast widoczne w kilku miejscach białe romby symbolizują obserwacje odstające.</w:t>
        </w:r>
      </w:ins>
    </w:p>
    <w:p w14:paraId="03AE45F4" w14:textId="12158C24" w:rsidR="00A220DD" w:rsidRPr="00A220DD" w:rsidRDefault="00A220DD">
      <w:pPr>
        <w:pStyle w:val="Legenda"/>
        <w:keepNext/>
        <w:jc w:val="right"/>
        <w:rPr>
          <w:ins w:id="692" w:author="Marek Małek" w:date="2024-02-07T08:27:00Z"/>
          <w:i w:val="0"/>
          <w:iCs w:val="0"/>
          <w:rPrChange w:id="693" w:author="Marek Małek" w:date="2024-02-07T08:27:00Z">
            <w:rPr>
              <w:ins w:id="694" w:author="Marek Małek" w:date="2024-02-07T08:27:00Z"/>
            </w:rPr>
          </w:rPrChange>
        </w:rPr>
        <w:pPrChange w:id="695" w:author="Marek Małek" w:date="2024-02-07T08:27:00Z">
          <w:pPr>
            <w:pStyle w:val="Legenda"/>
          </w:pPr>
        </w:pPrChange>
      </w:pPr>
      <w:ins w:id="696" w:author="Marek Małek" w:date="2024-02-07T08:27:00Z">
        <w:r w:rsidRPr="00A220DD">
          <w:rPr>
            <w:i w:val="0"/>
            <w:iCs w:val="0"/>
            <w:rPrChange w:id="697" w:author="Marek Małek" w:date="2024-02-07T08:27:00Z">
              <w:rPr/>
            </w:rPrChange>
          </w:rPr>
          <w:t xml:space="preserve">Rysunek </w:t>
        </w:r>
        <w:r w:rsidRPr="00A220DD">
          <w:rPr>
            <w:i w:val="0"/>
            <w:iCs w:val="0"/>
            <w:rPrChange w:id="698" w:author="Marek Małek" w:date="2024-02-07T08:27:00Z">
              <w:rPr/>
            </w:rPrChange>
          </w:rPr>
          <w:fldChar w:fldCharType="begin"/>
        </w:r>
        <w:r w:rsidRPr="00A220DD">
          <w:rPr>
            <w:i w:val="0"/>
            <w:iCs w:val="0"/>
            <w:rPrChange w:id="699" w:author="Marek Małek" w:date="2024-02-07T08:27:00Z">
              <w:rPr/>
            </w:rPrChange>
          </w:rPr>
          <w:instrText xml:space="preserve"> SEQ Rysunek \* ARABIC </w:instrText>
        </w:r>
      </w:ins>
      <w:r w:rsidRPr="00A220DD">
        <w:rPr>
          <w:i w:val="0"/>
          <w:iCs w:val="0"/>
          <w:rPrChange w:id="700" w:author="Marek Małek" w:date="2024-02-07T08:27:00Z">
            <w:rPr/>
          </w:rPrChange>
        </w:rPr>
        <w:fldChar w:fldCharType="separate"/>
      </w:r>
      <w:ins w:id="701" w:author="Marek Małek" w:date="2024-02-08T11:18:00Z">
        <w:r w:rsidR="00FE2540">
          <w:rPr>
            <w:i w:val="0"/>
            <w:iCs w:val="0"/>
            <w:noProof/>
          </w:rPr>
          <w:t>31</w:t>
        </w:r>
      </w:ins>
      <w:ins w:id="702" w:author="Marek Małek" w:date="2024-02-07T08:27:00Z">
        <w:r w:rsidRPr="00A220DD">
          <w:rPr>
            <w:i w:val="0"/>
            <w:iCs w:val="0"/>
            <w:rPrChange w:id="703" w:author="Marek Małek" w:date="2024-02-07T08:27:00Z">
              <w:rPr/>
            </w:rPrChange>
          </w:rPr>
          <w:fldChar w:fldCharType="end"/>
        </w:r>
      </w:ins>
    </w:p>
    <w:p w14:paraId="7E15121E" w14:textId="77777777" w:rsidR="00A220DD" w:rsidRDefault="00A220DD">
      <w:pPr>
        <w:keepNext/>
        <w:jc w:val="both"/>
        <w:rPr>
          <w:ins w:id="704" w:author="Marek Małek" w:date="2024-02-07T08:27:00Z"/>
        </w:rPr>
        <w:pPrChange w:id="705" w:author="Marek Małek" w:date="2024-02-07T08:27:00Z">
          <w:pPr>
            <w:jc w:val="both"/>
          </w:pPr>
        </w:pPrChange>
      </w:pPr>
      <w:ins w:id="706" w:author="Marek Małek" w:date="2024-02-07T08:27:00Z">
        <w:r>
          <w:rPr>
            <w:noProof/>
          </w:rPr>
          <w:drawing>
            <wp:inline distT="0" distB="0" distL="0" distR="0" wp14:anchorId="7CDA2742" wp14:editId="2F77C091">
              <wp:extent cx="5760720" cy="3931920"/>
              <wp:effectExtent l="0" t="0" r="0" b="0"/>
              <wp:docPr id="1226384125" name="Obraz 1" descr="Obraz zawierający zrzut ekranu,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84125" name="Obraz 1" descr="Obraz zawierający zrzut ekranu, tekst, diagram&#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inline>
          </w:drawing>
        </w:r>
      </w:ins>
    </w:p>
    <w:p w14:paraId="630670DA" w14:textId="502B8F06" w:rsidR="00A220DD" w:rsidRDefault="00A220DD" w:rsidP="00A220DD">
      <w:pPr>
        <w:pStyle w:val="Legenda"/>
        <w:jc w:val="both"/>
        <w:rPr>
          <w:ins w:id="707" w:author="Marek Małek" w:date="2024-02-07T08:27:00Z"/>
          <w:i w:val="0"/>
          <w:iCs w:val="0"/>
        </w:rPr>
      </w:pPr>
      <w:ins w:id="708" w:author="Marek Małek" w:date="2024-02-07T08:27:00Z">
        <w:r w:rsidRPr="00A220DD">
          <w:rPr>
            <w:i w:val="0"/>
            <w:iCs w:val="0"/>
            <w:rPrChange w:id="709" w:author="Marek Małek" w:date="2024-02-07T08:27:00Z">
              <w:rPr/>
            </w:rPrChange>
          </w:rPr>
          <w:t>Źródło: opracowanie własne</w:t>
        </w:r>
      </w:ins>
    </w:p>
    <w:p w14:paraId="52C40473" w14:textId="1A7EBAB5" w:rsidR="00A220DD" w:rsidRDefault="00A220DD" w:rsidP="00F81760">
      <w:pPr>
        <w:ind w:firstLine="576"/>
        <w:jc w:val="both"/>
        <w:rPr>
          <w:ins w:id="710" w:author="Marek Małek" w:date="2024-02-08T10:27:00Z"/>
        </w:rPr>
      </w:pPr>
      <w:ins w:id="711" w:author="Marek Małek" w:date="2024-02-07T08:30:00Z">
        <w:r>
          <w:t xml:space="preserve">Po analizie tego rysunku </w:t>
        </w:r>
      </w:ins>
      <w:ins w:id="712" w:author="Marek Małek" w:date="2024-02-07T08:31:00Z">
        <w:r w:rsidR="00F81760">
          <w:t>widać, że najlepiej sprawującymi się modelami były te opatrzone numerami 9</w:t>
        </w:r>
      </w:ins>
      <w:ins w:id="713" w:author="Marek Małek" w:date="2024-02-07T08:32:00Z">
        <w:r w:rsidR="00F81760">
          <w:t xml:space="preserve"> i 11 (widoczne na rysunku 11)</w:t>
        </w:r>
      </w:ins>
      <w:ins w:id="714" w:author="Marek Małek" w:date="2024-02-07T08:35:00Z">
        <w:r w:rsidR="00F81760">
          <w:t xml:space="preserve"> – na tym rysunku reprezentowane przez</w:t>
        </w:r>
      </w:ins>
      <w:ins w:id="715" w:author="Marek Małek" w:date="2024-02-07T08:36:00Z">
        <w:r w:rsidR="00F81760">
          <w:t xml:space="preserve"> zielone i żółte pudełko</w:t>
        </w:r>
      </w:ins>
      <w:ins w:id="716" w:author="Marek Małek" w:date="2024-02-07T08:32:00Z">
        <w:r w:rsidR="00F81760">
          <w:t xml:space="preserve">. </w:t>
        </w:r>
      </w:ins>
      <w:ins w:id="717" w:author="Marek Małek" w:date="2024-02-07T08:36:00Z">
        <w:r w:rsidR="00F81760">
          <w:t>Są to jednak wyniki oparte o ogólną dokładność modeli</w:t>
        </w:r>
      </w:ins>
      <w:ins w:id="718" w:author="Marek Małek" w:date="2024-02-07T08:37:00Z">
        <w:r w:rsidR="00F81760">
          <w:t xml:space="preserve">, a nie biorące pod uwagę omówionych wcześniej miar precyzji i czułości. Dlatego też na kolejnych rysunkach pokazane zostaną macierze pomyłek oraz tabele </w:t>
        </w:r>
      </w:ins>
      <w:ins w:id="719" w:author="Marek Małek" w:date="2024-02-07T08:38:00Z">
        <w:r w:rsidR="00F81760">
          <w:t>obejmujące wymienione statystyki.</w:t>
        </w:r>
      </w:ins>
      <w:ins w:id="720" w:author="Marek Małek" w:date="2024-02-07T09:34:00Z">
        <w:r w:rsidR="001A64E9">
          <w:t xml:space="preserve"> Co interesujące, mimo pokazanej wcześniej </w:t>
        </w:r>
      </w:ins>
      <w:ins w:id="721" w:author="Marek Małek" w:date="2024-02-07T09:35:00Z">
        <w:r w:rsidR="001A64E9">
          <w:t>zwiększonej</w:t>
        </w:r>
      </w:ins>
      <w:ins w:id="722" w:author="Marek Małek" w:date="2024-02-07T09:34:00Z">
        <w:r w:rsidR="001A64E9">
          <w:t xml:space="preserve"> stabilności treningu, </w:t>
        </w:r>
      </w:ins>
      <w:ins w:id="723" w:author="Marek Małek" w:date="2024-02-08T10:57:00Z">
        <w:r w:rsidR="00AD43B9">
          <w:t xml:space="preserve">wyniki błędu średniokwadratowego </w:t>
        </w:r>
      </w:ins>
      <w:ins w:id="724" w:author="Marek Małek" w:date="2024-02-07T09:34:00Z">
        <w:r w:rsidR="001A64E9">
          <w:t>model</w:t>
        </w:r>
      </w:ins>
      <w:ins w:id="725" w:author="Marek Małek" w:date="2024-02-08T10:57:00Z">
        <w:r w:rsidR="00AD43B9">
          <w:t>i</w:t>
        </w:r>
      </w:ins>
      <w:ins w:id="726" w:author="Marek Małek" w:date="2024-02-07T09:34:00Z">
        <w:r w:rsidR="001A64E9">
          <w:t xml:space="preserve"> z dodanymi warstwami uwagi </w:t>
        </w:r>
      </w:ins>
      <w:ins w:id="727" w:author="Marek Małek" w:date="2024-02-08T10:57:00Z">
        <w:r w:rsidR="00AD43B9">
          <w:t xml:space="preserve">były nieco gorsze </w:t>
        </w:r>
      </w:ins>
      <w:ins w:id="728" w:author="Marek Małek" w:date="2024-02-07T09:34:00Z">
        <w:r w:rsidR="001A64E9">
          <w:t xml:space="preserve">od </w:t>
        </w:r>
      </w:ins>
      <w:ins w:id="729" w:author="Marek Małek" w:date="2024-02-08T10:57:00Z">
        <w:r w:rsidR="00AD43B9">
          <w:t xml:space="preserve">wyników </w:t>
        </w:r>
      </w:ins>
      <w:ins w:id="730" w:author="Marek Małek" w:date="2024-02-07T09:34:00Z">
        <w:r w:rsidR="001A64E9">
          <w:t>wymienio</w:t>
        </w:r>
      </w:ins>
      <w:ins w:id="731" w:author="Marek Małek" w:date="2024-02-07T09:35:00Z">
        <w:r w:rsidR="001A64E9">
          <w:t>nych tu modeli 9 i 11.</w:t>
        </w:r>
      </w:ins>
    </w:p>
    <w:p w14:paraId="3591290E" w14:textId="38E432B6" w:rsidR="00B24C26" w:rsidRDefault="00B24C26" w:rsidP="00B24C26">
      <w:pPr>
        <w:ind w:firstLine="432"/>
        <w:jc w:val="both"/>
        <w:rPr>
          <w:ins w:id="732" w:author="Marek Małek" w:date="2024-02-08T10:31:00Z"/>
        </w:rPr>
      </w:pPr>
      <w:ins w:id="733" w:author="Marek Małek" w:date="2024-02-08T10:28:00Z">
        <w:r>
          <w:t xml:space="preserve">Moduł </w:t>
        </w:r>
        <w:proofErr w:type="spellStart"/>
        <w:r>
          <w:t>metrics</w:t>
        </w:r>
        <w:proofErr w:type="spellEnd"/>
        <w:r>
          <w:t xml:space="preserve"> biblioteki sklearn zawiera dwie funkcje przydatne w kolejnym kroku, a są nimi </w:t>
        </w:r>
        <w:proofErr w:type="spellStart"/>
        <w:r>
          <w:t>classification_report</w:t>
        </w:r>
        <w:proofErr w:type="spellEnd"/>
        <w:r>
          <w:t xml:space="preserve"> i </w:t>
        </w:r>
        <w:proofErr w:type="spellStart"/>
        <w:r>
          <w:t>con</w:t>
        </w:r>
      </w:ins>
      <w:ins w:id="734" w:author="Marek Małek" w:date="2024-02-08T10:29:00Z">
        <w:r>
          <w:t>fusion_matrix</w:t>
        </w:r>
        <w:proofErr w:type="spellEnd"/>
        <w:r>
          <w:t xml:space="preserve">. Pierwsza z nich zwraca tabelę pokazującą między innymi statystyki dotyczące miar precyzji i </w:t>
        </w:r>
      </w:ins>
      <w:ins w:id="735" w:author="Marek Małek" w:date="2024-02-08T10:30:00Z">
        <w:r>
          <w:t>czułości w poszczególnych klasach, a także podsumowanie</w:t>
        </w:r>
      </w:ins>
      <w:ins w:id="736" w:author="Marek Małek" w:date="2024-02-08T10:31:00Z">
        <w:r>
          <w:t xml:space="preserve"> tych miar w postaci średniej oraz średniej ważonej.</w:t>
        </w:r>
      </w:ins>
      <w:ins w:id="737" w:author="Marek Małek" w:date="2024-02-08T10:36:00Z">
        <w:r>
          <w:t xml:space="preserve"> Zwrócona została także miara f1, która stanowi średnią harmoniczną precyzji i czułości.</w:t>
        </w:r>
      </w:ins>
      <w:ins w:id="738" w:author="Marek Małek" w:date="2024-02-08T10:51:00Z">
        <w:r w:rsidR="005F0803">
          <w:t xml:space="preserve"> W </w:t>
        </w:r>
      </w:ins>
      <w:ins w:id="739" w:author="Marek Małek" w:date="2024-02-08T10:52:00Z">
        <w:r w:rsidR="005F0803">
          <w:t xml:space="preserve">omawianym eksperymencie </w:t>
        </w:r>
      </w:ins>
      <w:ins w:id="740" w:author="Marek Małek" w:date="2024-02-08T10:53:00Z">
        <w:r w:rsidR="005F0803">
          <w:t xml:space="preserve">wartość </w:t>
        </w:r>
      </w:ins>
      <w:ins w:id="741" w:author="Marek Małek" w:date="2024-02-08T10:52:00Z">
        <w:r w:rsidR="005F0803">
          <w:t>metryk</w:t>
        </w:r>
      </w:ins>
      <w:ins w:id="742" w:author="Marek Małek" w:date="2024-02-08T10:53:00Z">
        <w:r w:rsidR="005F0803">
          <w:t>i</w:t>
        </w:r>
      </w:ins>
      <w:ins w:id="743" w:author="Marek Małek" w:date="2024-02-08T10:52:00Z">
        <w:r w:rsidR="005F0803">
          <w:t xml:space="preserve"> f1 </w:t>
        </w:r>
      </w:ins>
      <w:ins w:id="744" w:author="Marek Małek" w:date="2024-02-08T10:53:00Z">
        <w:r w:rsidR="005F0803">
          <w:t xml:space="preserve">dla każdego modelu </w:t>
        </w:r>
      </w:ins>
      <w:ins w:id="745" w:author="Marek Małek" w:date="2024-02-08T10:52:00Z">
        <w:r w:rsidR="005F0803">
          <w:t xml:space="preserve">była zawsze bardzo blisko </w:t>
        </w:r>
      </w:ins>
      <w:ins w:id="746" w:author="Marek Małek" w:date="2024-02-08T10:53:00Z">
        <w:r w:rsidR="005F0803">
          <w:t xml:space="preserve">wartości </w:t>
        </w:r>
      </w:ins>
      <w:ins w:id="747" w:author="Marek Małek" w:date="2024-02-08T10:52:00Z">
        <w:r w:rsidR="005F0803">
          <w:t xml:space="preserve">metryki MSE, </w:t>
        </w:r>
        <w:r w:rsidR="005F0803">
          <w:lastRenderedPageBreak/>
          <w:t>jednakże użycie błędu średniokwadratowego jako miary dokładności</w:t>
        </w:r>
      </w:ins>
      <w:ins w:id="748" w:author="Marek Małek" w:date="2024-02-08T10:53:00Z">
        <w:r w:rsidR="005F0803">
          <w:t xml:space="preserve"> sprawiło, że kod służący do odnalezienia </w:t>
        </w:r>
      </w:ins>
      <w:ins w:id="749" w:author="Marek Małek" w:date="2024-02-08T10:54:00Z">
        <w:r w:rsidR="006B75CE">
          <w:t>najlepszych</w:t>
        </w:r>
      </w:ins>
      <w:ins w:id="750" w:author="Marek Małek" w:date="2024-02-08T10:53:00Z">
        <w:r w:rsidR="005F0803">
          <w:t xml:space="preserve"> modeli </w:t>
        </w:r>
      </w:ins>
      <w:ins w:id="751" w:author="Marek Małek" w:date="2024-02-08T10:54:00Z">
        <w:r w:rsidR="005F0803">
          <w:t>stał się dużo prostszy, dlatego też w omawianych wcześniej fragmentach użyto właśnie tej miary, a nie f1.</w:t>
        </w:r>
      </w:ins>
    </w:p>
    <w:p w14:paraId="7D9FDA0B" w14:textId="2BAC8776" w:rsidR="00B24C26" w:rsidRPr="00B24C26" w:rsidRDefault="00B24C26" w:rsidP="00B24C26">
      <w:pPr>
        <w:pStyle w:val="Legenda"/>
        <w:keepNext/>
        <w:jc w:val="right"/>
        <w:rPr>
          <w:ins w:id="752" w:author="Marek Małek" w:date="2024-02-08T10:33:00Z"/>
          <w:i w:val="0"/>
          <w:iCs w:val="0"/>
          <w:rPrChange w:id="753" w:author="Marek Małek" w:date="2024-02-08T10:33:00Z">
            <w:rPr>
              <w:ins w:id="754" w:author="Marek Małek" w:date="2024-02-08T10:33:00Z"/>
            </w:rPr>
          </w:rPrChange>
        </w:rPr>
        <w:pPrChange w:id="755" w:author="Marek Małek" w:date="2024-02-08T10:33:00Z">
          <w:pPr>
            <w:pStyle w:val="Legenda"/>
          </w:pPr>
        </w:pPrChange>
      </w:pPr>
      <w:ins w:id="756" w:author="Marek Małek" w:date="2024-02-08T10:33:00Z">
        <w:r w:rsidRPr="00B24C26">
          <w:rPr>
            <w:i w:val="0"/>
            <w:iCs w:val="0"/>
            <w:rPrChange w:id="757" w:author="Marek Małek" w:date="2024-02-08T10:33:00Z">
              <w:rPr/>
            </w:rPrChange>
          </w:rPr>
          <w:t xml:space="preserve">Rysunek </w:t>
        </w:r>
        <w:r w:rsidRPr="00B24C26">
          <w:rPr>
            <w:i w:val="0"/>
            <w:iCs w:val="0"/>
            <w:rPrChange w:id="758" w:author="Marek Małek" w:date="2024-02-08T10:33:00Z">
              <w:rPr/>
            </w:rPrChange>
          </w:rPr>
          <w:fldChar w:fldCharType="begin"/>
        </w:r>
        <w:r w:rsidRPr="00B24C26">
          <w:rPr>
            <w:i w:val="0"/>
            <w:iCs w:val="0"/>
            <w:rPrChange w:id="759" w:author="Marek Małek" w:date="2024-02-08T10:33:00Z">
              <w:rPr/>
            </w:rPrChange>
          </w:rPr>
          <w:instrText xml:space="preserve"> SEQ Rysunek \* ARABIC </w:instrText>
        </w:r>
      </w:ins>
      <w:r w:rsidRPr="00B24C26">
        <w:rPr>
          <w:i w:val="0"/>
          <w:iCs w:val="0"/>
          <w:rPrChange w:id="760" w:author="Marek Małek" w:date="2024-02-08T10:33:00Z">
            <w:rPr/>
          </w:rPrChange>
        </w:rPr>
        <w:fldChar w:fldCharType="separate"/>
      </w:r>
      <w:ins w:id="761" w:author="Marek Małek" w:date="2024-02-08T11:18:00Z">
        <w:r w:rsidR="00FE2540">
          <w:rPr>
            <w:i w:val="0"/>
            <w:iCs w:val="0"/>
            <w:noProof/>
          </w:rPr>
          <w:t>32</w:t>
        </w:r>
      </w:ins>
      <w:ins w:id="762" w:author="Marek Małek" w:date="2024-02-08T10:33:00Z">
        <w:r w:rsidRPr="00B24C26">
          <w:rPr>
            <w:i w:val="0"/>
            <w:iCs w:val="0"/>
            <w:rPrChange w:id="763" w:author="Marek Małek" w:date="2024-02-08T10:33:00Z">
              <w:rPr/>
            </w:rPrChange>
          </w:rPr>
          <w:fldChar w:fldCharType="end"/>
        </w:r>
      </w:ins>
    </w:p>
    <w:p w14:paraId="0F6CE49C" w14:textId="77777777" w:rsidR="00B24C26" w:rsidRDefault="00B24C26" w:rsidP="00B24C26">
      <w:pPr>
        <w:keepNext/>
        <w:jc w:val="both"/>
        <w:rPr>
          <w:ins w:id="764" w:author="Marek Małek" w:date="2024-02-08T10:34:00Z"/>
        </w:rPr>
        <w:pPrChange w:id="765" w:author="Marek Małek" w:date="2024-02-08T10:34:00Z">
          <w:pPr>
            <w:jc w:val="both"/>
          </w:pPr>
        </w:pPrChange>
      </w:pPr>
      <w:ins w:id="766" w:author="Marek Małek" w:date="2024-02-08T10:33:00Z">
        <w:r>
          <w:rPr>
            <w:noProof/>
          </w:rPr>
          <w:drawing>
            <wp:inline distT="0" distB="0" distL="0" distR="0" wp14:anchorId="5E27A641" wp14:editId="1E7D84E3">
              <wp:extent cx="5760720" cy="3385185"/>
              <wp:effectExtent l="0" t="0" r="0" b="5715"/>
              <wp:docPr id="103036610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66102" name="Obraz 1" descr="Obraz zawierający tekst, zrzut ekranu, oprogramowanie&#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ins>
    </w:p>
    <w:p w14:paraId="7A223A0C" w14:textId="43FEE44F" w:rsidR="00B24C26" w:rsidRDefault="00B24C26" w:rsidP="00B24C26">
      <w:pPr>
        <w:pStyle w:val="Legenda"/>
        <w:jc w:val="both"/>
        <w:rPr>
          <w:ins w:id="767" w:author="Marek Małek" w:date="2024-02-08T10:34:00Z"/>
          <w:i w:val="0"/>
          <w:iCs w:val="0"/>
        </w:rPr>
      </w:pPr>
      <w:ins w:id="768" w:author="Marek Małek" w:date="2024-02-08T10:34:00Z">
        <w:r w:rsidRPr="00B24C26">
          <w:rPr>
            <w:i w:val="0"/>
            <w:iCs w:val="0"/>
            <w:rPrChange w:id="769" w:author="Marek Małek" w:date="2024-02-08T10:34:00Z">
              <w:rPr/>
            </w:rPrChange>
          </w:rPr>
          <w:t>Źródło: opracowanie własne</w:t>
        </w:r>
      </w:ins>
    </w:p>
    <w:p w14:paraId="06AAA43D" w14:textId="1AA4189C" w:rsidR="00B24C26" w:rsidRDefault="00CB271C" w:rsidP="00CB271C">
      <w:pPr>
        <w:ind w:firstLine="432"/>
        <w:jc w:val="both"/>
        <w:rPr>
          <w:ins w:id="770" w:author="Marek Małek" w:date="2024-02-08T10:42:00Z"/>
        </w:rPr>
      </w:pPr>
      <w:ins w:id="771" w:author="Marek Małek" w:date="2024-02-08T10:39:00Z">
        <w:r>
          <w:t>Rysunek 32 prezentuje omawianą tabelę dla modelu nr</w:t>
        </w:r>
      </w:ins>
      <w:ins w:id="772" w:author="Marek Małek" w:date="2024-02-08T10:40:00Z">
        <w:r>
          <w:t>.</w:t>
        </w:r>
      </w:ins>
      <w:ins w:id="773" w:author="Marek Małek" w:date="2024-02-08T10:39:00Z">
        <w:r>
          <w:t xml:space="preserve"> 9 rodziny Inception. Jego wynik dokładności mierzony przy pomocy</w:t>
        </w:r>
      </w:ins>
      <w:ins w:id="774" w:author="Marek Małek" w:date="2024-02-08T10:40:00Z">
        <w:r>
          <w:t xml:space="preserve"> miary MSE wyniósł 82.5%, natomiast f1-score był o 1.5% niższy. Warto zwrócić także uwagę na różnice</w:t>
        </w:r>
      </w:ins>
      <w:ins w:id="775" w:author="Marek Małek" w:date="2024-02-08T10:41:00Z">
        <w:r>
          <w:t xml:space="preserve"> precyzji i czułości</w:t>
        </w:r>
      </w:ins>
      <w:ins w:id="776" w:author="Marek Małek" w:date="2024-02-08T10:40:00Z">
        <w:r>
          <w:t xml:space="preserve"> między </w:t>
        </w:r>
      </w:ins>
      <w:ins w:id="777" w:author="Marek Małek" w:date="2024-02-08T10:41:00Z">
        <w:r>
          <w:t>poszczególnymi klasami, a także</w:t>
        </w:r>
      </w:ins>
      <w:ins w:id="778" w:author="Marek Małek" w:date="2024-02-08T10:46:00Z">
        <w:r>
          <w:t xml:space="preserve"> różnice</w:t>
        </w:r>
      </w:ins>
      <w:ins w:id="779" w:author="Marek Małek" w:date="2024-02-08T10:41:00Z">
        <w:r>
          <w:t xml:space="preserve"> w podsumowaniu </w:t>
        </w:r>
      </w:ins>
      <w:ins w:id="780" w:author="Marek Małek" w:date="2024-02-08T10:46:00Z">
        <w:r>
          <w:t>po</w:t>
        </w:r>
      </w:ins>
      <w:ins w:id="781" w:author="Marek Małek" w:date="2024-02-08T10:41:00Z">
        <w:r>
          <w:t xml:space="preserve">między wierszem opisanym etykietą macro </w:t>
        </w:r>
        <w:proofErr w:type="spellStart"/>
        <w:r>
          <w:t>avg</w:t>
        </w:r>
        <w:proofErr w:type="spellEnd"/>
        <w:r>
          <w:t xml:space="preserve"> oraz </w:t>
        </w:r>
        <w:proofErr w:type="spellStart"/>
        <w:r>
          <w:t>weighted</w:t>
        </w:r>
        <w:proofErr w:type="spellEnd"/>
        <w:r>
          <w:t xml:space="preserve"> </w:t>
        </w:r>
        <w:proofErr w:type="spellStart"/>
        <w:r>
          <w:t>avg</w:t>
        </w:r>
        <w:proofErr w:type="spellEnd"/>
        <w:r>
          <w:t>.</w:t>
        </w:r>
      </w:ins>
      <w:ins w:id="782" w:author="Marek Małek" w:date="2024-02-08T10:42:00Z">
        <w:r>
          <w:t xml:space="preserve"> Wyraźnie widać tutaj, że dla pewnych klas wyniki były dużo lepsze, niż dla innych. </w:t>
        </w:r>
      </w:ins>
      <w:ins w:id="783" w:author="Marek Małek" w:date="2024-02-08T10:46:00Z">
        <w:r>
          <w:t>Wynika to z bardzo dużej nierównowagi między klasami.</w:t>
        </w:r>
      </w:ins>
      <w:ins w:id="784" w:author="Marek Małek" w:date="2024-02-08T10:48:00Z">
        <w:r w:rsidR="00086E9D">
          <w:t xml:space="preserve"> Klasa o etykiecie </w:t>
        </w:r>
        <w:proofErr w:type="spellStart"/>
        <w:r w:rsidR="00086E9D">
          <w:t>nv</w:t>
        </w:r>
        <w:proofErr w:type="spellEnd"/>
        <w:r w:rsidR="00086E9D">
          <w:t xml:space="preserve"> </w:t>
        </w:r>
      </w:ins>
      <w:ins w:id="785" w:author="Marek Małek" w:date="2024-02-08T10:49:00Z">
        <w:r w:rsidR="00086E9D">
          <w:t xml:space="preserve">w zbiorze treningowym </w:t>
        </w:r>
      </w:ins>
      <w:ins w:id="786" w:author="Marek Małek" w:date="2024-02-08T10:48:00Z">
        <w:r w:rsidR="00086E9D">
          <w:t xml:space="preserve">zawierała ponad </w:t>
        </w:r>
      </w:ins>
      <w:ins w:id="787" w:author="Marek Małek" w:date="2024-02-08T10:49:00Z">
        <w:r w:rsidR="00086E9D">
          <w:t>5300</w:t>
        </w:r>
      </w:ins>
      <w:ins w:id="788" w:author="Marek Małek" w:date="2024-02-08T10:48:00Z">
        <w:r w:rsidR="00086E9D">
          <w:t xml:space="preserve"> próbek, podcz</w:t>
        </w:r>
      </w:ins>
      <w:ins w:id="789" w:author="Marek Małek" w:date="2024-02-08T10:49:00Z">
        <w:r w:rsidR="00086E9D">
          <w:t xml:space="preserve">as gdy klasa o najmniejszej liczbie próbek zawierała ich jedynie </w:t>
        </w:r>
      </w:ins>
      <w:ins w:id="790" w:author="Marek Małek" w:date="2024-02-08T10:50:00Z">
        <w:r w:rsidR="00086E9D">
          <w:t>92</w:t>
        </w:r>
        <w:r w:rsidR="007268E9">
          <w:t xml:space="preserve"> (etykieta </w:t>
        </w:r>
        <w:proofErr w:type="spellStart"/>
        <w:r w:rsidR="007268E9">
          <w:t>df</w:t>
        </w:r>
        <w:proofErr w:type="spellEnd"/>
        <w:r w:rsidR="007268E9">
          <w:t>)</w:t>
        </w:r>
        <w:r w:rsidR="00086E9D">
          <w:t>.</w:t>
        </w:r>
      </w:ins>
    </w:p>
    <w:p w14:paraId="13AFD08E" w14:textId="6924B999" w:rsidR="006B75CE" w:rsidRDefault="00CB271C" w:rsidP="006B75CE">
      <w:pPr>
        <w:ind w:firstLine="432"/>
        <w:jc w:val="both"/>
        <w:rPr>
          <w:ins w:id="791" w:author="Marek Małek" w:date="2024-02-08T10:45:00Z"/>
        </w:rPr>
      </w:pPr>
      <w:ins w:id="792" w:author="Marek Małek" w:date="2024-02-08T10:42:00Z">
        <w:r>
          <w:t>Na kole</w:t>
        </w:r>
      </w:ins>
      <w:ins w:id="793" w:author="Marek Małek" w:date="2024-02-08T10:43:00Z">
        <w:r>
          <w:t>jnym rysunku pokazano macierz pomyłek, która jest wygodnym narzędziem służącym do szybkiej analizy wizualnej rezultatów klasyfikatorów. Jeśli model klasyfik</w:t>
        </w:r>
      </w:ins>
      <w:ins w:id="794" w:author="Marek Małek" w:date="2024-02-08T10:47:00Z">
        <w:r w:rsidR="00086E9D">
          <w:t>owałby</w:t>
        </w:r>
      </w:ins>
      <w:ins w:id="795" w:author="Marek Małek" w:date="2024-02-08T10:43:00Z">
        <w:r>
          <w:t xml:space="preserve"> większość przykładów poprawnie, przekątna takiej macierzy</w:t>
        </w:r>
      </w:ins>
      <w:ins w:id="796" w:author="Marek Małek" w:date="2024-02-08T10:44:00Z">
        <w:r>
          <w:t xml:space="preserve"> zawierałaby wiele pokolorowanych jasnym kolorem kwadratów.</w:t>
        </w:r>
      </w:ins>
      <w:ins w:id="797" w:author="Marek Małek" w:date="2024-02-08T10:45:00Z">
        <w:r>
          <w:t xml:space="preserve"> Tutaj widać jednak, że tylko kilka elementów przekątnej zostało tak pokolorowanych.</w:t>
        </w:r>
      </w:ins>
    </w:p>
    <w:p w14:paraId="3E58CEC4" w14:textId="650B4F0E" w:rsidR="001C703E" w:rsidRPr="001C703E" w:rsidRDefault="001C703E" w:rsidP="001C703E">
      <w:pPr>
        <w:pStyle w:val="Legenda"/>
        <w:keepNext/>
        <w:jc w:val="right"/>
        <w:rPr>
          <w:ins w:id="798" w:author="Marek Małek" w:date="2024-02-08T10:51:00Z"/>
          <w:i w:val="0"/>
          <w:iCs w:val="0"/>
          <w:rPrChange w:id="799" w:author="Marek Małek" w:date="2024-02-08T10:51:00Z">
            <w:rPr>
              <w:ins w:id="800" w:author="Marek Małek" w:date="2024-02-08T10:51:00Z"/>
            </w:rPr>
          </w:rPrChange>
        </w:rPr>
        <w:pPrChange w:id="801" w:author="Marek Małek" w:date="2024-02-08T10:51:00Z">
          <w:pPr>
            <w:pStyle w:val="Legenda"/>
          </w:pPr>
        </w:pPrChange>
      </w:pPr>
      <w:ins w:id="802" w:author="Marek Małek" w:date="2024-02-08T10:51:00Z">
        <w:r w:rsidRPr="001C703E">
          <w:rPr>
            <w:i w:val="0"/>
            <w:iCs w:val="0"/>
            <w:rPrChange w:id="803" w:author="Marek Małek" w:date="2024-02-08T10:51:00Z">
              <w:rPr/>
            </w:rPrChange>
          </w:rPr>
          <w:lastRenderedPageBreak/>
          <w:t xml:space="preserve">Rysunek </w:t>
        </w:r>
        <w:r w:rsidRPr="001C703E">
          <w:rPr>
            <w:i w:val="0"/>
            <w:iCs w:val="0"/>
            <w:rPrChange w:id="804" w:author="Marek Małek" w:date="2024-02-08T10:51:00Z">
              <w:rPr/>
            </w:rPrChange>
          </w:rPr>
          <w:fldChar w:fldCharType="begin"/>
        </w:r>
        <w:r w:rsidRPr="001C703E">
          <w:rPr>
            <w:i w:val="0"/>
            <w:iCs w:val="0"/>
            <w:rPrChange w:id="805" w:author="Marek Małek" w:date="2024-02-08T10:51:00Z">
              <w:rPr/>
            </w:rPrChange>
          </w:rPr>
          <w:instrText xml:space="preserve"> SEQ Rysunek \* ARABIC </w:instrText>
        </w:r>
      </w:ins>
      <w:r w:rsidRPr="001C703E">
        <w:rPr>
          <w:i w:val="0"/>
          <w:iCs w:val="0"/>
          <w:rPrChange w:id="806" w:author="Marek Małek" w:date="2024-02-08T10:51:00Z">
            <w:rPr/>
          </w:rPrChange>
        </w:rPr>
        <w:fldChar w:fldCharType="separate"/>
      </w:r>
      <w:ins w:id="807" w:author="Marek Małek" w:date="2024-02-08T11:18:00Z">
        <w:r w:rsidR="00FE2540">
          <w:rPr>
            <w:i w:val="0"/>
            <w:iCs w:val="0"/>
            <w:noProof/>
          </w:rPr>
          <w:t>33</w:t>
        </w:r>
      </w:ins>
      <w:ins w:id="808" w:author="Marek Małek" w:date="2024-02-08T10:51:00Z">
        <w:r w:rsidRPr="001C703E">
          <w:rPr>
            <w:i w:val="0"/>
            <w:iCs w:val="0"/>
            <w:rPrChange w:id="809" w:author="Marek Małek" w:date="2024-02-08T10:51:00Z">
              <w:rPr/>
            </w:rPrChange>
          </w:rPr>
          <w:fldChar w:fldCharType="end"/>
        </w:r>
      </w:ins>
    </w:p>
    <w:p w14:paraId="1F107550" w14:textId="77777777" w:rsidR="001C703E" w:rsidRDefault="001C703E" w:rsidP="001C703E">
      <w:pPr>
        <w:keepNext/>
        <w:jc w:val="both"/>
        <w:rPr>
          <w:ins w:id="810" w:author="Marek Małek" w:date="2024-02-08T10:51:00Z"/>
        </w:rPr>
        <w:pPrChange w:id="811" w:author="Marek Małek" w:date="2024-02-08T10:51:00Z">
          <w:pPr>
            <w:jc w:val="both"/>
          </w:pPr>
        </w:pPrChange>
      </w:pPr>
      <w:ins w:id="812" w:author="Marek Małek" w:date="2024-02-08T10:51:00Z">
        <w:r>
          <w:rPr>
            <w:noProof/>
          </w:rPr>
          <w:drawing>
            <wp:inline distT="0" distB="0" distL="0" distR="0" wp14:anchorId="2C688C9D" wp14:editId="43E5DC25">
              <wp:extent cx="5760720" cy="6038850"/>
              <wp:effectExtent l="0" t="0" r="0" b="0"/>
              <wp:docPr id="752424872" name="Obraz 2" descr="Obraz zawierający zrzut ekranu, kwadrat,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4872" name="Obraz 2" descr="Obraz zawierający zrzut ekranu, kwadrat, Prostokąt, design&#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5760720" cy="6038850"/>
                      </a:xfrm>
                      <a:prstGeom prst="rect">
                        <a:avLst/>
                      </a:prstGeom>
                    </pic:spPr>
                  </pic:pic>
                </a:graphicData>
              </a:graphic>
            </wp:inline>
          </w:drawing>
        </w:r>
      </w:ins>
    </w:p>
    <w:p w14:paraId="7966E88A" w14:textId="7C0B456D" w:rsidR="00CB271C" w:rsidRDefault="001C703E" w:rsidP="001C703E">
      <w:pPr>
        <w:pStyle w:val="Legenda"/>
        <w:jc w:val="both"/>
        <w:rPr>
          <w:ins w:id="813" w:author="Marek Małek" w:date="2024-02-08T10:51:00Z"/>
          <w:i w:val="0"/>
          <w:iCs w:val="0"/>
        </w:rPr>
      </w:pPr>
      <w:ins w:id="814" w:author="Marek Małek" w:date="2024-02-08T10:51:00Z">
        <w:r w:rsidRPr="001C703E">
          <w:rPr>
            <w:i w:val="0"/>
            <w:iCs w:val="0"/>
            <w:rPrChange w:id="815" w:author="Marek Małek" w:date="2024-02-08T10:51:00Z">
              <w:rPr/>
            </w:rPrChange>
          </w:rPr>
          <w:t>Źródło: opracowanie własne</w:t>
        </w:r>
      </w:ins>
    </w:p>
    <w:p w14:paraId="47B1FD9F" w14:textId="1FB29911" w:rsidR="005F0803" w:rsidRDefault="00016719" w:rsidP="00016719">
      <w:pPr>
        <w:ind w:firstLine="432"/>
        <w:jc w:val="both"/>
        <w:rPr>
          <w:ins w:id="816" w:author="Marek Małek" w:date="2024-02-08T11:06:00Z"/>
        </w:rPr>
      </w:pPr>
      <w:ins w:id="817" w:author="Marek Małek" w:date="2024-02-08T11:00:00Z">
        <w:r>
          <w:t xml:space="preserve">Na rysunku nr. 34 widać raport klasyfikacji dla najlepszego modelu, do którego dodano warstwę uwagi </w:t>
        </w:r>
      </w:ins>
      <w:ins w:id="818" w:author="Marek Małek" w:date="2024-02-08T11:01:00Z">
        <w:r>
          <w:t>przed modułem klasyfikującym (na pokazanym wcześniej wykresie pudełkowym był</w:t>
        </w:r>
      </w:ins>
      <w:ins w:id="819" w:author="Marek Małek" w:date="2024-02-08T11:02:00Z">
        <w:r>
          <w:t xml:space="preserve"> to ostatni z prawej prostokąt). Ta wariacja architektury Inception okazała się </w:t>
        </w:r>
      </w:ins>
      <w:ins w:id="820" w:author="Marek Małek" w:date="2024-02-08T11:03:00Z">
        <w:r>
          <w:t>dawać najlepsze wyniki dla miar precyzji, czułości oraz średniej harmonicznej f1</w:t>
        </w:r>
      </w:ins>
      <w:ins w:id="821" w:author="Marek Małek" w:date="2024-02-08T11:07:00Z">
        <w:r>
          <w:t>, co widać zarówno patrząc na ostatnie dwa wiersze podsumowujące, jak i analizując poszczególne komórki w kolumnach precyzji i czułości.</w:t>
        </w:r>
      </w:ins>
    </w:p>
    <w:p w14:paraId="3ACF3A0E" w14:textId="36419E9D" w:rsidR="00016719" w:rsidRPr="00016719" w:rsidRDefault="00016719" w:rsidP="00016719">
      <w:pPr>
        <w:pStyle w:val="Legenda"/>
        <w:keepNext/>
        <w:jc w:val="right"/>
        <w:rPr>
          <w:ins w:id="822" w:author="Marek Małek" w:date="2024-02-08T11:06:00Z"/>
          <w:i w:val="0"/>
          <w:iCs w:val="0"/>
          <w:rPrChange w:id="823" w:author="Marek Małek" w:date="2024-02-08T11:06:00Z">
            <w:rPr>
              <w:ins w:id="824" w:author="Marek Małek" w:date="2024-02-08T11:06:00Z"/>
            </w:rPr>
          </w:rPrChange>
        </w:rPr>
        <w:pPrChange w:id="825" w:author="Marek Małek" w:date="2024-02-08T11:06:00Z">
          <w:pPr>
            <w:pStyle w:val="Legenda"/>
          </w:pPr>
        </w:pPrChange>
      </w:pPr>
      <w:ins w:id="826" w:author="Marek Małek" w:date="2024-02-08T11:06:00Z">
        <w:r w:rsidRPr="00016719">
          <w:rPr>
            <w:i w:val="0"/>
            <w:iCs w:val="0"/>
            <w:rPrChange w:id="827" w:author="Marek Małek" w:date="2024-02-08T11:06:00Z">
              <w:rPr/>
            </w:rPrChange>
          </w:rPr>
          <w:lastRenderedPageBreak/>
          <w:t xml:space="preserve">Rysunek </w:t>
        </w:r>
        <w:r w:rsidRPr="00016719">
          <w:rPr>
            <w:i w:val="0"/>
            <w:iCs w:val="0"/>
            <w:rPrChange w:id="828" w:author="Marek Małek" w:date="2024-02-08T11:06:00Z">
              <w:rPr/>
            </w:rPrChange>
          </w:rPr>
          <w:fldChar w:fldCharType="begin"/>
        </w:r>
        <w:r w:rsidRPr="00016719">
          <w:rPr>
            <w:i w:val="0"/>
            <w:iCs w:val="0"/>
            <w:rPrChange w:id="829" w:author="Marek Małek" w:date="2024-02-08T11:06:00Z">
              <w:rPr/>
            </w:rPrChange>
          </w:rPr>
          <w:instrText xml:space="preserve"> SEQ Rysunek \* ARABIC </w:instrText>
        </w:r>
      </w:ins>
      <w:r w:rsidRPr="00016719">
        <w:rPr>
          <w:i w:val="0"/>
          <w:iCs w:val="0"/>
          <w:rPrChange w:id="830" w:author="Marek Małek" w:date="2024-02-08T11:06:00Z">
            <w:rPr/>
          </w:rPrChange>
        </w:rPr>
        <w:fldChar w:fldCharType="separate"/>
      </w:r>
      <w:ins w:id="831" w:author="Marek Małek" w:date="2024-02-08T11:18:00Z">
        <w:r w:rsidR="00FE2540">
          <w:rPr>
            <w:i w:val="0"/>
            <w:iCs w:val="0"/>
            <w:noProof/>
          </w:rPr>
          <w:t>34</w:t>
        </w:r>
      </w:ins>
      <w:ins w:id="832" w:author="Marek Małek" w:date="2024-02-08T11:06:00Z">
        <w:r w:rsidRPr="00016719">
          <w:rPr>
            <w:i w:val="0"/>
            <w:iCs w:val="0"/>
            <w:rPrChange w:id="833" w:author="Marek Małek" w:date="2024-02-08T11:06:00Z">
              <w:rPr/>
            </w:rPrChange>
          </w:rPr>
          <w:fldChar w:fldCharType="end"/>
        </w:r>
      </w:ins>
    </w:p>
    <w:p w14:paraId="3CB16D16" w14:textId="77777777" w:rsidR="00016719" w:rsidRDefault="00016719" w:rsidP="00016719">
      <w:pPr>
        <w:keepNext/>
        <w:jc w:val="both"/>
        <w:rPr>
          <w:ins w:id="834" w:author="Marek Małek" w:date="2024-02-08T11:07:00Z"/>
        </w:rPr>
        <w:pPrChange w:id="835" w:author="Marek Małek" w:date="2024-02-08T11:07:00Z">
          <w:pPr>
            <w:jc w:val="both"/>
          </w:pPr>
        </w:pPrChange>
      </w:pPr>
      <w:ins w:id="836" w:author="Marek Małek" w:date="2024-02-08T11:06:00Z">
        <w:r>
          <w:rPr>
            <w:noProof/>
          </w:rPr>
          <w:drawing>
            <wp:inline distT="0" distB="0" distL="0" distR="0" wp14:anchorId="5FE984B3" wp14:editId="20D0225F">
              <wp:extent cx="5760720" cy="3278505"/>
              <wp:effectExtent l="0" t="0" r="0" b="0"/>
              <wp:docPr id="1124743381"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43381" name="Obraz 3" descr="Obraz zawierający tekst, zrzut ekranu, oprogramowanie, Oprogramowanie multimedialne&#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5760720" cy="3278505"/>
                      </a:xfrm>
                      <a:prstGeom prst="rect">
                        <a:avLst/>
                      </a:prstGeom>
                    </pic:spPr>
                  </pic:pic>
                </a:graphicData>
              </a:graphic>
            </wp:inline>
          </w:drawing>
        </w:r>
      </w:ins>
    </w:p>
    <w:p w14:paraId="3B6EE4C3" w14:textId="25A95090" w:rsidR="00016719" w:rsidRDefault="00016719" w:rsidP="00016719">
      <w:pPr>
        <w:pStyle w:val="Legenda"/>
        <w:jc w:val="both"/>
        <w:rPr>
          <w:ins w:id="837" w:author="Marek Małek" w:date="2024-02-08T11:07:00Z"/>
          <w:i w:val="0"/>
          <w:iCs w:val="0"/>
        </w:rPr>
      </w:pPr>
      <w:ins w:id="838" w:author="Marek Małek" w:date="2024-02-08T11:07:00Z">
        <w:r w:rsidRPr="00016719">
          <w:rPr>
            <w:i w:val="0"/>
            <w:iCs w:val="0"/>
            <w:rPrChange w:id="839" w:author="Marek Małek" w:date="2024-02-08T11:07:00Z">
              <w:rPr/>
            </w:rPrChange>
          </w:rPr>
          <w:t>Źródło: opracowanie własne</w:t>
        </w:r>
      </w:ins>
    </w:p>
    <w:p w14:paraId="23560063" w14:textId="00CC7476" w:rsidR="00016719" w:rsidRDefault="009B7369" w:rsidP="009B7369">
      <w:pPr>
        <w:ind w:firstLine="432"/>
        <w:jc w:val="both"/>
        <w:rPr>
          <w:ins w:id="840" w:author="Marek Małek" w:date="2024-02-08T11:08:00Z"/>
        </w:rPr>
      </w:pPr>
      <w:ins w:id="841" w:author="Marek Małek" w:date="2024-02-08T11:08:00Z">
        <w:r>
          <w:t>Rysunek 35 ponownie ujmuje liczby zawarte w raporcie klasyfikacji w formę macierzy pomyłek. Również tutaj, patrząc na przekątną, widać pewną przewagę modelu Inception z dodanym modułem uwagi.</w:t>
        </w:r>
      </w:ins>
      <w:ins w:id="842" w:author="Marek Małek" w:date="2024-02-08T11:11:00Z">
        <w:r w:rsidR="006B7F0B">
          <w:t xml:space="preserve"> Przewaga ta jest też widoczna, kiedy przeanalizuje się pozostałe komórki macierzy</w:t>
        </w:r>
      </w:ins>
      <w:ins w:id="843" w:author="Marek Małek" w:date="2024-02-08T11:18:00Z">
        <w:r w:rsidR="006B7F0B">
          <w:t xml:space="preserve"> – model rzadziej się myli.</w:t>
        </w:r>
      </w:ins>
    </w:p>
    <w:p w14:paraId="07FA036E" w14:textId="5BCFCB48" w:rsidR="00FE2540" w:rsidRPr="00FE2540" w:rsidRDefault="00FE2540" w:rsidP="00FE2540">
      <w:pPr>
        <w:pStyle w:val="Legenda"/>
        <w:keepNext/>
        <w:jc w:val="right"/>
        <w:rPr>
          <w:ins w:id="844" w:author="Marek Małek" w:date="2024-02-08T11:18:00Z"/>
          <w:i w:val="0"/>
          <w:iCs w:val="0"/>
          <w:rPrChange w:id="845" w:author="Marek Małek" w:date="2024-02-08T11:18:00Z">
            <w:rPr>
              <w:ins w:id="846" w:author="Marek Małek" w:date="2024-02-08T11:18:00Z"/>
            </w:rPr>
          </w:rPrChange>
        </w:rPr>
        <w:pPrChange w:id="847" w:author="Marek Małek" w:date="2024-02-08T11:18:00Z">
          <w:pPr>
            <w:pStyle w:val="Legenda"/>
          </w:pPr>
        </w:pPrChange>
      </w:pPr>
      <w:ins w:id="848" w:author="Marek Małek" w:date="2024-02-08T11:18:00Z">
        <w:r w:rsidRPr="00FE2540">
          <w:rPr>
            <w:i w:val="0"/>
            <w:iCs w:val="0"/>
            <w:rPrChange w:id="849" w:author="Marek Małek" w:date="2024-02-08T11:18:00Z">
              <w:rPr/>
            </w:rPrChange>
          </w:rPr>
          <w:lastRenderedPageBreak/>
          <w:t xml:space="preserve">Rysunek </w:t>
        </w:r>
        <w:r w:rsidRPr="00FE2540">
          <w:rPr>
            <w:i w:val="0"/>
            <w:iCs w:val="0"/>
            <w:rPrChange w:id="850" w:author="Marek Małek" w:date="2024-02-08T11:18:00Z">
              <w:rPr/>
            </w:rPrChange>
          </w:rPr>
          <w:fldChar w:fldCharType="begin"/>
        </w:r>
        <w:r w:rsidRPr="00FE2540">
          <w:rPr>
            <w:i w:val="0"/>
            <w:iCs w:val="0"/>
            <w:rPrChange w:id="851" w:author="Marek Małek" w:date="2024-02-08T11:18:00Z">
              <w:rPr/>
            </w:rPrChange>
          </w:rPr>
          <w:instrText xml:space="preserve"> SEQ Rysunek \* ARABIC </w:instrText>
        </w:r>
      </w:ins>
      <w:r w:rsidRPr="00FE2540">
        <w:rPr>
          <w:i w:val="0"/>
          <w:iCs w:val="0"/>
          <w:rPrChange w:id="852" w:author="Marek Małek" w:date="2024-02-08T11:18:00Z">
            <w:rPr/>
          </w:rPrChange>
        </w:rPr>
        <w:fldChar w:fldCharType="separate"/>
      </w:r>
      <w:ins w:id="853" w:author="Marek Małek" w:date="2024-02-08T11:18:00Z">
        <w:r w:rsidRPr="00FE2540">
          <w:rPr>
            <w:i w:val="0"/>
            <w:iCs w:val="0"/>
            <w:noProof/>
            <w:rPrChange w:id="854" w:author="Marek Małek" w:date="2024-02-08T11:18:00Z">
              <w:rPr>
                <w:noProof/>
              </w:rPr>
            </w:rPrChange>
          </w:rPr>
          <w:t>35</w:t>
        </w:r>
        <w:r w:rsidRPr="00FE2540">
          <w:rPr>
            <w:i w:val="0"/>
            <w:iCs w:val="0"/>
            <w:rPrChange w:id="855" w:author="Marek Małek" w:date="2024-02-08T11:18:00Z">
              <w:rPr/>
            </w:rPrChange>
          </w:rPr>
          <w:fldChar w:fldCharType="end"/>
        </w:r>
      </w:ins>
    </w:p>
    <w:p w14:paraId="738DCD6B" w14:textId="77777777" w:rsidR="00FE2540" w:rsidRDefault="006B7F0B" w:rsidP="00FE2540">
      <w:pPr>
        <w:keepNext/>
        <w:jc w:val="both"/>
        <w:rPr>
          <w:ins w:id="856" w:author="Marek Małek" w:date="2024-02-08T11:18:00Z"/>
        </w:rPr>
        <w:pPrChange w:id="857" w:author="Marek Małek" w:date="2024-02-08T11:18:00Z">
          <w:pPr>
            <w:jc w:val="both"/>
          </w:pPr>
        </w:pPrChange>
      </w:pPr>
      <w:ins w:id="858" w:author="Marek Małek" w:date="2024-02-08T11:11:00Z">
        <w:r>
          <w:rPr>
            <w:noProof/>
          </w:rPr>
          <w:drawing>
            <wp:inline distT="0" distB="0" distL="0" distR="0" wp14:anchorId="6B4A84C1" wp14:editId="0F919604">
              <wp:extent cx="5760720" cy="5906135"/>
              <wp:effectExtent l="0" t="0" r="0" b="0"/>
              <wp:docPr id="546477774" name="Obraz 6" descr="Obraz zawierający zrzut ekranu, kwadrat,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7774" name="Obraz 6" descr="Obraz zawierający zrzut ekranu, kwadrat, tekst&#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760720" cy="5906135"/>
                      </a:xfrm>
                      <a:prstGeom prst="rect">
                        <a:avLst/>
                      </a:prstGeom>
                    </pic:spPr>
                  </pic:pic>
                </a:graphicData>
              </a:graphic>
            </wp:inline>
          </w:drawing>
        </w:r>
      </w:ins>
    </w:p>
    <w:p w14:paraId="6673BB75" w14:textId="4A842945" w:rsidR="009B7369" w:rsidRDefault="00FE2540" w:rsidP="00FE2540">
      <w:pPr>
        <w:pStyle w:val="Legenda"/>
        <w:jc w:val="both"/>
        <w:rPr>
          <w:ins w:id="859" w:author="Marek Małek" w:date="2024-02-08T11:35:00Z"/>
          <w:i w:val="0"/>
          <w:iCs w:val="0"/>
        </w:rPr>
      </w:pPr>
      <w:ins w:id="860" w:author="Marek Małek" w:date="2024-02-08T11:18:00Z">
        <w:r w:rsidRPr="00FE2540">
          <w:rPr>
            <w:i w:val="0"/>
            <w:iCs w:val="0"/>
            <w:rPrChange w:id="861" w:author="Marek Małek" w:date="2024-02-08T11:18:00Z">
              <w:rPr/>
            </w:rPrChange>
          </w:rPr>
          <w:t>Źródło: opracowanie własne</w:t>
        </w:r>
      </w:ins>
    </w:p>
    <w:p w14:paraId="070F4BD8" w14:textId="77777777" w:rsidR="00C9560E" w:rsidRPr="00C9560E" w:rsidRDefault="00C9560E" w:rsidP="00C9560E">
      <w:pPr>
        <w:rPr>
          <w:ins w:id="862" w:author="Marek Małek" w:date="2024-01-31T18:42:00Z"/>
        </w:rPr>
        <w:pPrChange w:id="863" w:author="Marek Małek" w:date="2024-02-08T11:35:00Z">
          <w:pPr>
            <w:ind w:firstLine="576"/>
            <w:jc w:val="both"/>
          </w:pPr>
        </w:pPrChange>
      </w:pPr>
    </w:p>
    <w:p w14:paraId="5D06DFF6" w14:textId="0DC30FF9" w:rsidR="00532637" w:rsidRPr="00532637" w:rsidDel="00B46C6D" w:rsidRDefault="00532637">
      <w:pPr>
        <w:rPr>
          <w:del w:id="864" w:author="Marek Małek" w:date="2024-02-02T20:05:00Z"/>
        </w:rPr>
        <w:pPrChange w:id="865" w:author="Marek Małek" w:date="2024-01-31T18:41:00Z">
          <w:pPr>
            <w:pStyle w:val="Legenda"/>
            <w:jc w:val="both"/>
          </w:pPr>
        </w:pPrChange>
      </w:pPr>
    </w:p>
    <w:p w14:paraId="24550151" w14:textId="03DB477E" w:rsidR="004D7007" w:rsidRPr="00670348" w:rsidRDefault="004D7007" w:rsidP="004D7007">
      <w:pPr>
        <w:pStyle w:val="Nagwek1"/>
        <w:numPr>
          <w:ilvl w:val="0"/>
          <w:numId w:val="0"/>
        </w:numPr>
        <w:ind w:left="708"/>
        <w:jc w:val="center"/>
      </w:pPr>
      <w:bookmarkStart w:id="866" w:name="_Toc158191185"/>
      <w:r w:rsidRPr="00670348">
        <w:lastRenderedPageBreak/>
        <w:t xml:space="preserve">Rozdział </w:t>
      </w:r>
      <w:r w:rsidR="00E46564">
        <w:t xml:space="preserve">4 </w:t>
      </w:r>
      <w:r w:rsidR="00A02FE7">
        <w:t>–</w:t>
      </w:r>
      <w:r w:rsidR="00E46564">
        <w:t xml:space="preserve"> </w:t>
      </w:r>
      <w:del w:id="867" w:author="Marek Małek" w:date="2024-02-07T09:38:00Z">
        <w:r w:rsidR="00D2169A" w:rsidDel="00781472">
          <w:delText>Statystyczna Analiza Porównawcza</w:delText>
        </w:r>
      </w:del>
      <w:ins w:id="868" w:author="Marek Małek" w:date="2024-02-07T09:38:00Z">
        <w:r w:rsidR="00781472">
          <w:t>Wnioski i podsumowanie</w:t>
        </w:r>
      </w:ins>
      <w:bookmarkEnd w:id="866"/>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869" w:name="_Toc124942426"/>
      <w:bookmarkStart w:id="870" w:name="_Toc124942445"/>
      <w:bookmarkStart w:id="871" w:name="_Toc124960782"/>
      <w:bookmarkStart w:id="872" w:name="_Toc143926325"/>
      <w:bookmarkStart w:id="873" w:name="_Toc143968479"/>
      <w:bookmarkStart w:id="874" w:name="_Toc154596690"/>
      <w:bookmarkStart w:id="875" w:name="_Toc154646463"/>
      <w:bookmarkStart w:id="876" w:name="_Toc154646719"/>
      <w:bookmarkStart w:id="877" w:name="_Toc154774743"/>
      <w:bookmarkStart w:id="878" w:name="_Toc154774785"/>
      <w:bookmarkStart w:id="879" w:name="_Toc154775100"/>
      <w:bookmarkStart w:id="880" w:name="_Toc154777786"/>
      <w:bookmarkStart w:id="881" w:name="_Toc154777863"/>
      <w:bookmarkStart w:id="882" w:name="_Toc154777959"/>
      <w:bookmarkStart w:id="883" w:name="_Toc154778281"/>
      <w:bookmarkStart w:id="884" w:name="_Toc154778308"/>
      <w:bookmarkStart w:id="885" w:name="_Toc154778335"/>
      <w:bookmarkStart w:id="886" w:name="_Toc154851574"/>
      <w:bookmarkStart w:id="887" w:name="_Toc154851601"/>
      <w:bookmarkStart w:id="888" w:name="_Toc154912663"/>
      <w:bookmarkStart w:id="889" w:name="_Toc154913420"/>
      <w:bookmarkStart w:id="890" w:name="_Toc154915940"/>
      <w:bookmarkStart w:id="891" w:name="_Toc154916234"/>
      <w:bookmarkStart w:id="892" w:name="_Toc154916426"/>
      <w:bookmarkStart w:id="893" w:name="_Toc154918531"/>
      <w:bookmarkStart w:id="894" w:name="_Toc154918625"/>
      <w:bookmarkStart w:id="895" w:name="_Toc154923558"/>
      <w:bookmarkStart w:id="896" w:name="_Toc154923636"/>
      <w:bookmarkStart w:id="897" w:name="_Toc157616484"/>
      <w:bookmarkStart w:id="898" w:name="_Toc157618333"/>
      <w:bookmarkStart w:id="899" w:name="_Toc157618389"/>
      <w:bookmarkStart w:id="900" w:name="_Toc157847475"/>
      <w:bookmarkStart w:id="901" w:name="_Toc158191084"/>
      <w:bookmarkStart w:id="902" w:name="_Toc158191186"/>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037975BE" w14:textId="1F2F6034" w:rsidR="004B110E" w:rsidDel="00781472" w:rsidRDefault="003E724F">
      <w:pPr>
        <w:pStyle w:val="Nagwek2"/>
        <w:numPr>
          <w:ilvl w:val="0"/>
          <w:numId w:val="0"/>
        </w:numPr>
        <w:ind w:left="576" w:hanging="576"/>
        <w:rPr>
          <w:del w:id="903" w:author="Marek Małek" w:date="2024-02-07T09:38:00Z"/>
        </w:rPr>
        <w:pPrChange w:id="904" w:author="Marek Małek" w:date="2024-02-07T09:39:00Z">
          <w:pPr>
            <w:pStyle w:val="Nagwek2"/>
          </w:pPr>
        </w:pPrChange>
      </w:pPr>
      <w:del w:id="905" w:author="Marek Małek" w:date="2024-02-07T09:38:00Z">
        <w:r w:rsidDel="00781472">
          <w:delText>Opis procesu wyboru najlepszej instancji InceptionResNetV2</w:delText>
        </w:r>
      </w:del>
    </w:p>
    <w:p w14:paraId="71F61BC0" w14:textId="778A7212" w:rsidR="003E724F" w:rsidDel="004D2F80" w:rsidRDefault="003E724F">
      <w:pPr>
        <w:pStyle w:val="Nagwek2"/>
        <w:numPr>
          <w:ilvl w:val="0"/>
          <w:numId w:val="0"/>
        </w:numPr>
        <w:ind w:left="576" w:hanging="576"/>
        <w:rPr>
          <w:del w:id="906" w:author="Marek Małek" w:date="2024-02-07T09:37:00Z"/>
        </w:rPr>
        <w:pPrChange w:id="907" w:author="Marek Małek" w:date="2024-02-07T09:39:00Z">
          <w:pPr>
            <w:pStyle w:val="Nagwek2"/>
          </w:pPr>
        </w:pPrChange>
      </w:pPr>
      <w:del w:id="908" w:author="Marek Małek" w:date="2024-02-07T09:38:00Z">
        <w:r w:rsidDel="00781472">
          <w:delText>Opis procesu wyboru najlepszej instancji Xception</w:delText>
        </w:r>
      </w:del>
    </w:p>
    <w:p w14:paraId="641EB346" w14:textId="0523E4FD" w:rsidR="00E402CE" w:rsidRPr="00E402CE" w:rsidDel="004D2F80" w:rsidRDefault="00E402CE">
      <w:pPr>
        <w:pStyle w:val="Nagwek2"/>
        <w:numPr>
          <w:ilvl w:val="0"/>
          <w:numId w:val="0"/>
        </w:numPr>
        <w:ind w:left="576" w:hanging="576"/>
        <w:rPr>
          <w:del w:id="909" w:author="Marek Małek" w:date="2024-02-07T09:37:00Z"/>
        </w:rPr>
        <w:pPrChange w:id="910" w:author="Marek Małek" w:date="2024-02-07T09:39:00Z">
          <w:pPr>
            <w:pStyle w:val="Nagwek2"/>
          </w:pPr>
        </w:pPrChange>
      </w:pPr>
      <w:del w:id="911" w:author="Marek Małek" w:date="2024-02-07T09:37:00Z">
        <w:r w:rsidDel="004D2F80">
          <w:delText>Porównanie wyników</w:delText>
        </w:r>
        <w:bookmarkStart w:id="912" w:name="_Toc158191087"/>
        <w:bookmarkEnd w:id="912"/>
      </w:del>
    </w:p>
    <w:p w14:paraId="11DE1570" w14:textId="6C86D760" w:rsidR="004B3DD7" w:rsidRDefault="004B3DD7">
      <w:pPr>
        <w:pStyle w:val="Nagwek2"/>
        <w:numPr>
          <w:ilvl w:val="0"/>
          <w:numId w:val="0"/>
        </w:numPr>
        <w:ind w:left="576" w:hanging="576"/>
        <w:pPrChange w:id="913" w:author="Marek Małek" w:date="2024-02-07T09:39:00Z">
          <w:pPr>
            <w:spacing w:after="160" w:line="259" w:lineRule="auto"/>
          </w:pPr>
        </w:pPrChange>
      </w:pPr>
      <w:del w:id="914" w:author="Marek Małek" w:date="2024-02-07T09:38:00Z">
        <w:r w:rsidDel="00781472">
          <w:br w:type="page"/>
        </w:r>
      </w:del>
    </w:p>
    <w:p w14:paraId="28235BFF" w14:textId="2C316197" w:rsidR="004B3DD7" w:rsidRDefault="00BD3F3E" w:rsidP="00BD3F3E">
      <w:pPr>
        <w:pStyle w:val="Nagwek1"/>
        <w:numPr>
          <w:ilvl w:val="0"/>
          <w:numId w:val="0"/>
        </w:numPr>
        <w:ind w:left="432"/>
        <w:jc w:val="center"/>
      </w:pPr>
      <w:bookmarkStart w:id="915" w:name="_Toc158191187"/>
      <w:r>
        <w:lastRenderedPageBreak/>
        <w:t>BIBLIOGRAFIA</w:t>
      </w:r>
      <w:bookmarkEnd w:id="915"/>
    </w:p>
    <w:p w14:paraId="628FE5A4" w14:textId="7A31DA5D" w:rsidR="00BD3F3E" w:rsidRDefault="00BD3F3E" w:rsidP="00BD3F3E">
      <w:pPr>
        <w:pStyle w:val="Nagwek2"/>
        <w:numPr>
          <w:ilvl w:val="0"/>
          <w:numId w:val="0"/>
        </w:numPr>
        <w:ind w:left="576" w:hanging="576"/>
      </w:pPr>
      <w:bookmarkStart w:id="916" w:name="_Toc158191188"/>
      <w:r w:rsidRPr="00BD3F3E">
        <w:t>Opraco</w:t>
      </w:r>
      <w:r>
        <w:t>wania książkowe</w:t>
      </w:r>
      <w:bookmarkEnd w:id="916"/>
    </w:p>
    <w:p w14:paraId="3A7F5A78" w14:textId="01194740" w:rsidR="003D7EF9" w:rsidRPr="00742B7B" w:rsidRDefault="00AF5470" w:rsidP="00744208">
      <w:pPr>
        <w:pStyle w:val="Nagwek2"/>
        <w:numPr>
          <w:ilvl w:val="0"/>
          <w:numId w:val="0"/>
        </w:numPr>
        <w:ind w:left="576" w:hanging="576"/>
        <w:rPr>
          <w:rPrChange w:id="917" w:author="Marek Małek" w:date="2024-02-07T09:37:00Z">
            <w:rPr>
              <w:lang w:val="en-GB"/>
            </w:rPr>
          </w:rPrChange>
        </w:rPr>
      </w:pPr>
      <w:bookmarkStart w:id="918" w:name="_Toc158191189"/>
      <w:proofErr w:type="spellStart"/>
      <w:r w:rsidRPr="00742B7B">
        <w:rPr>
          <w:rPrChange w:id="919" w:author="Marek Małek" w:date="2024-02-07T09:37:00Z">
            <w:rPr>
              <w:lang w:val="en-GB"/>
            </w:rPr>
          </w:rPrChange>
        </w:rPr>
        <w:t>Netografia</w:t>
      </w:r>
      <w:bookmarkEnd w:id="918"/>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920" w:name="_Toc158191190"/>
      <w:r>
        <w:lastRenderedPageBreak/>
        <w:t>SPIS RYSUNKÓW</w:t>
      </w:r>
      <w:bookmarkEnd w:id="920"/>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 część skryptu uruchamiającego</w:t>
      </w:r>
      <w:r>
        <w:rPr>
          <w:noProof/>
        </w:rPr>
        <w:tab/>
        <w:t>17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struktura notatnika Jupyter</w:t>
      </w:r>
      <w:r>
        <w:rPr>
          <w:noProof/>
        </w:rPr>
        <w:tab/>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12</w:t>
      </w:r>
      <w:r w:rsidRPr="00D85574">
        <w:rPr>
          <w:noProof/>
        </w:rPr>
        <w:t xml:space="preserve"> </w:t>
      </w:r>
      <w:r>
        <w:rPr>
          <w:noProof/>
        </w:rPr>
        <w:t>–</w:t>
      </w:r>
      <w:r w:rsidRPr="00D85574">
        <w:rPr>
          <w:noProof/>
        </w:rPr>
        <w:t xml:space="preserve"> </w:t>
      </w:r>
      <w:r>
        <w:rPr>
          <w:noProof/>
        </w:rPr>
        <w:t>ciało funkcji run_model</w:t>
      </w:r>
      <w:r>
        <w:rPr>
          <w:noProof/>
        </w:rPr>
        <w:tab/>
        <w:t>21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ciało funkcji calculate_class_weight</w:t>
      </w:r>
      <w:r>
        <w:rPr>
          <w:noProof/>
        </w:rPr>
        <w:tab/>
        <w:t>23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14</w:t>
      </w:r>
      <w:r w:rsidRPr="00D85574">
        <w:rPr>
          <w:noProof/>
        </w:rPr>
        <w:t xml:space="preserve"> </w:t>
      </w:r>
      <w:r>
        <w:rPr>
          <w:noProof/>
        </w:rPr>
        <w:t>–</w:t>
      </w:r>
      <w:r w:rsidRPr="00D85574">
        <w:rPr>
          <w:noProof/>
        </w:rPr>
        <w:t xml:space="preserve"> </w:t>
      </w:r>
      <w:r>
        <w:rPr>
          <w:noProof/>
        </w:rPr>
        <w:t>obliczanie initial bias</w:t>
      </w:r>
      <w:r>
        <w:rPr>
          <w:noProof/>
        </w:rPr>
        <w:tab/>
        <w:t>24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16</w:t>
      </w:r>
      <w:r w:rsidRPr="00D85574">
        <w:rPr>
          <w:noProof/>
        </w:rPr>
        <w:t xml:space="preserve"> </w:t>
      </w:r>
      <w:r>
        <w:rPr>
          <w:noProof/>
        </w:rPr>
        <w:t>–</w:t>
      </w:r>
      <w:r w:rsidRPr="00D85574">
        <w:rPr>
          <w:noProof/>
        </w:rPr>
        <w:t xml:space="preserve"> </w:t>
      </w:r>
      <w:r>
        <w:rPr>
          <w:noProof/>
        </w:rPr>
        <w:t>centrowanie obrazu</w:t>
      </w:r>
      <w:r>
        <w:rPr>
          <w:noProof/>
        </w:rPr>
        <w:tab/>
        <w:t>25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895AE7">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wel Tomkiewicz" w:date="2024-01-06T15:58:00Z" w:initials="PT">
    <w:p w14:paraId="1B3D99E6" w14:textId="77777777" w:rsidR="00D41AE1" w:rsidRDefault="00D41AE1" w:rsidP="00D41AE1">
      <w:pPr>
        <w:pStyle w:val="Tekstkomentarza"/>
      </w:pPr>
      <w:r>
        <w:rPr>
          <w:rStyle w:val="Odwoaniedokomentarza"/>
        </w:rPr>
        <w:annotationRef/>
      </w:r>
      <w:r>
        <w:t>Tytuł za długi - zmieniamy:</w:t>
      </w:r>
    </w:p>
    <w:p w14:paraId="3819D4C9" w14:textId="77777777" w:rsidR="00D41AE1" w:rsidRDefault="00D41AE1" w:rsidP="00D41AE1">
      <w:pPr>
        <w:pStyle w:val="Tekstkomentarza"/>
      </w:pPr>
      <w:r>
        <w:t>Analiza porównawcza neuronowych sieci konwolucyjnych w rozpoznawaniu zmian skórnych.</w:t>
      </w:r>
    </w:p>
  </w:comment>
  <w:comment w:id="7" w:author="Pawel Tomkiewicz" w:date="2024-01-06T16:00:00Z" w:initials="PT">
    <w:p w14:paraId="290EB8BC" w14:textId="77777777" w:rsidR="00D41AE1" w:rsidRDefault="00D41AE1" w:rsidP="00D41AE1">
      <w:pPr>
        <w:pStyle w:val="Tekstkomentarza"/>
      </w:pPr>
      <w:r>
        <w:rPr>
          <w:rStyle w:val="Odwoaniedokomentarza"/>
        </w:rPr>
        <w:annotationRef/>
      </w:r>
      <w:r>
        <w:t>Roz.3 Analiza modeli 3.1 Trenowanie, 3.2 Analiza porównawcza, a potem 4. Wnioski i Podsumowanie !!!!</w:t>
      </w:r>
    </w:p>
  </w:comment>
  <w:comment w:id="8" w:author="Marek Małek" w:date="2024-01-31T18:00:00Z" w:initials="MM">
    <w:p w14:paraId="16A6BE84" w14:textId="77777777" w:rsidR="00E92EE3" w:rsidRDefault="00E92EE3" w:rsidP="00E92EE3">
      <w:pPr>
        <w:pStyle w:val="Tekstkomentarza"/>
      </w:pPr>
      <w:r>
        <w:rPr>
          <w:rStyle w:val="Odwoaniedokomentarza"/>
        </w:rPr>
        <w:annotationRef/>
      </w:r>
      <w:r>
        <w:t>Tu zdecydowałem się w rozdziale trzecim zostawić to, co już było i dodać do niego to, co pierwortnie chciałem umieścić w ostatnim rozdziale. Po prostu nie mam pomysłu jak inaczej poprzemieszczać treść, tak żeby wyraźnie było widać kolejne podjęte kroki. Może tak zostać?</w:t>
      </w:r>
    </w:p>
  </w:comment>
  <w:comment w:id="170" w:author="Pawel Tomkiewicz" w:date="2024-01-06T16:02:00Z" w:initials="PT">
    <w:p w14:paraId="7D5A60CA" w14:textId="72B38EEB" w:rsidR="00D41AE1" w:rsidRDefault="00D41AE1" w:rsidP="00D41AE1">
      <w:pPr>
        <w:pStyle w:val="Tekstkomentarza"/>
      </w:pPr>
      <w:r>
        <w:rPr>
          <w:rStyle w:val="Odwoaniedokomentarza"/>
        </w:rPr>
        <w:annotationRef/>
      </w:r>
      <w:r>
        <w:t>Usuń klasycznych, lepiej napisać powszechnych, najczęściej wybieranych, itp. !!!</w:t>
      </w:r>
    </w:p>
  </w:comment>
  <w:comment w:id="174" w:author="Pawel Tomkiewicz" w:date="2024-01-06T16:03:00Z" w:initials="PT">
    <w:p w14:paraId="5BB0E7AF" w14:textId="77777777" w:rsidR="00D41AE1" w:rsidRDefault="00D41AE1" w:rsidP="00D41AE1">
      <w:pPr>
        <w:pStyle w:val="Tekstkomentarza"/>
      </w:pPr>
      <w:r>
        <w:rPr>
          <w:rStyle w:val="Odwoaniedokomentarza"/>
        </w:rPr>
        <w:annotationRef/>
      </w:r>
      <w:r>
        <w:t>To nie jest po polsku. Raczej będą stanowić podstawę dla rozszerzonych modeli opracowanych w rmach nimniejszj pracy inżynierksiej</w:t>
      </w:r>
    </w:p>
  </w:comment>
  <w:comment w:id="179" w:author="Pawel Tomkiewicz" w:date="2024-01-06T16:04:00Z" w:initials="PT">
    <w:p w14:paraId="2A37DABE" w14:textId="77777777" w:rsidR="00D41AE1" w:rsidRDefault="00D41AE1" w:rsidP="00D41AE1">
      <w:pPr>
        <w:pStyle w:val="Tekstkomentarza"/>
      </w:pPr>
      <w:r>
        <w:rPr>
          <w:rStyle w:val="Odwoaniedokomentarza"/>
        </w:rPr>
        <w:annotationRef/>
      </w:r>
      <w:r>
        <w:t>Przeredagować, nie brzmi dobrze. W celu poprawy dokładności/efektyności. I to wystarczy Reszta jest znana z poprzedniego zdania.</w:t>
      </w:r>
    </w:p>
  </w:comment>
  <w:comment w:id="180" w:author="Pawel Tomkiewicz" w:date="2024-01-06T16:06:00Z" w:initials="PT">
    <w:p w14:paraId="06EA3038" w14:textId="77777777" w:rsidR="00D41AE1" w:rsidRDefault="00D41AE1" w:rsidP="00D41AE1">
      <w:pPr>
        <w:pStyle w:val="Tekstkomentarza"/>
      </w:pPr>
      <w:r>
        <w:rPr>
          <w:rStyle w:val="Odwoaniedokomentarza"/>
        </w:rPr>
        <w:annotationRef/>
      </w:r>
      <w:r>
        <w:t>Po prostu analiza danych ….</w:t>
      </w:r>
    </w:p>
  </w:comment>
  <w:comment w:id="181" w:author="Marek Małek" w:date="2024-01-31T17:04:00Z" w:initials="MM">
    <w:p w14:paraId="4C4D0C08" w14:textId="77777777" w:rsidR="00A423D6" w:rsidRDefault="006E13A7" w:rsidP="00A423D6">
      <w:pPr>
        <w:pStyle w:val="Tekstkomentarza"/>
      </w:pPr>
      <w:r>
        <w:rPr>
          <w:rStyle w:val="Odwoaniedokomentarza"/>
        </w:rPr>
        <w:annotationRef/>
      </w:r>
      <w:r w:rsidR="00A423D6">
        <w:t xml:space="preserve">W literaturze przedmiotu ten etap zawsze nazywany jest </w:t>
      </w:r>
      <w:r w:rsidR="00A423D6">
        <w:rPr>
          <w:b/>
          <w:bCs/>
        </w:rPr>
        <w:t xml:space="preserve">eksploracyjną </w:t>
      </w:r>
      <w:r w:rsidR="00A423D6">
        <w:t>analizą danych. Może jednak zostawię?</w:t>
      </w:r>
    </w:p>
  </w:comment>
  <w:comment w:id="197" w:author="Pawel Tomkiewicz" w:date="2024-01-06T16:04:00Z" w:initials="PT">
    <w:p w14:paraId="6993E2CD" w14:textId="0F1FAA64" w:rsidR="0060172A" w:rsidRDefault="00D41AE1" w:rsidP="0060172A">
      <w:pPr>
        <w:pStyle w:val="Tekstkomentarza"/>
      </w:pPr>
      <w:r>
        <w:rPr>
          <w:rStyle w:val="Odwoaniedokomentarza"/>
        </w:rPr>
        <w:annotationRef/>
      </w:r>
      <w:r w:rsidR="0060172A">
        <w:t>Dysbalans ???? , niezrównoważenie ?</w:t>
      </w:r>
    </w:p>
  </w:comment>
  <w:comment w:id="209" w:author="Pawel Tomkiewicz" w:date="2024-01-06T16:08:00Z" w:initials="PT">
    <w:p w14:paraId="56F38119" w14:textId="01FB318F" w:rsidR="00D41AE1" w:rsidRDefault="00D41AE1" w:rsidP="00D41AE1">
      <w:pPr>
        <w:pStyle w:val="Tekstkomentarza"/>
      </w:pPr>
      <w:r>
        <w:rPr>
          <w:rStyle w:val="Odwoaniedokomentarza"/>
        </w:rPr>
        <w:annotationRef/>
      </w:r>
      <w:r>
        <w:t xml:space="preserve">Poprość chataGPT aby to przeredagował. </w:t>
      </w:r>
    </w:p>
  </w:comment>
  <w:comment w:id="214" w:author="Pawel Tomkiewicz" w:date="2024-01-06T16:10:00Z" w:initials="PT">
    <w:p w14:paraId="20D665E8" w14:textId="77777777" w:rsidR="005F7080" w:rsidRDefault="005F7080" w:rsidP="005F7080">
      <w:pPr>
        <w:pStyle w:val="Tekstkomentarza"/>
      </w:pPr>
      <w:r>
        <w:rPr>
          <w:rStyle w:val="Odwoaniedokomentarza"/>
        </w:rPr>
        <w:annotationRef/>
      </w:r>
      <w:r>
        <w:t>Na pewno splotowych, splot to nie konwolucja !!!!!</w:t>
      </w:r>
    </w:p>
  </w:comment>
  <w:comment w:id="222" w:author="Pawel Tomkiewicz" w:date="2024-01-06T16:12:00Z" w:initials="PT">
    <w:p w14:paraId="4CAAAF48" w14:textId="77777777" w:rsidR="005F7080" w:rsidRDefault="005F7080" w:rsidP="005F7080">
      <w:pPr>
        <w:pStyle w:val="Tekstkomentarza"/>
      </w:pPr>
      <w:r>
        <w:rPr>
          <w:rStyle w:val="Odwoaniedokomentarza"/>
        </w:rPr>
        <w:annotationRef/>
      </w:r>
      <w:r>
        <w:t>Typowe oprogramowanie oparte jest na jawnie zdefiniowanych algorytmach deterministycznych.</w:t>
      </w:r>
    </w:p>
  </w:comment>
  <w:comment w:id="226" w:author="Pawel Tomkiewicz" w:date="2024-01-06T16:13:00Z" w:initials="PT">
    <w:p w14:paraId="7CFA49C5" w14:textId="77777777" w:rsidR="005F7080" w:rsidRDefault="005F7080" w:rsidP="005F7080">
      <w:pPr>
        <w:pStyle w:val="Tekstkomentarza"/>
      </w:pPr>
      <w:r>
        <w:rPr>
          <w:rStyle w:val="Odwoaniedokomentarza"/>
        </w:rPr>
        <w:annotationRef/>
      </w:r>
      <w:r>
        <w:t>Mam wrażenie że napisał to ChatGPT ??? ☺️</w:t>
      </w:r>
    </w:p>
  </w:comment>
  <w:comment w:id="227" w:author="Pawel Tomkiewicz" w:date="2024-01-06T16:13:00Z" w:initials="PT">
    <w:p w14:paraId="369154B5" w14:textId="77777777" w:rsidR="005F7080" w:rsidRDefault="005F7080" w:rsidP="005F7080">
      <w:pPr>
        <w:pStyle w:val="Tekstkomentarza"/>
      </w:pPr>
      <w:r>
        <w:rPr>
          <w:rStyle w:val="Odwoaniedokomentarza"/>
        </w:rPr>
        <w:annotationRef/>
      </w:r>
      <w:r>
        <w:t>Mało płynne, musisz troszkę przeredagować</w:t>
      </w:r>
    </w:p>
  </w:comment>
  <w:comment w:id="228" w:author="Marek Małek" w:date="2024-01-31T17:18:00Z" w:initials="MM">
    <w:p w14:paraId="7FE1670B" w14:textId="77777777" w:rsidR="00E55DFB" w:rsidRDefault="00E55DFB" w:rsidP="00E55DFB">
      <w:pPr>
        <w:pStyle w:val="Tekstkomentarza"/>
      </w:pPr>
      <w:r>
        <w:rPr>
          <w:rStyle w:val="Odwoaniedokomentarza"/>
        </w:rPr>
        <w:annotationRef/>
      </w:r>
      <w:r>
        <w:t>Tak, pisał to ChatGPT ☺️ Nie mam na razie pomysłu jak to przeredagować, jeśli to nic krytycznego, to wolałbym zostawić, przynajmniej na razie.</w:t>
      </w:r>
    </w:p>
  </w:comment>
  <w:comment w:id="233" w:author="Pawel Tomkiewicz" w:date="2024-01-06T16:14:00Z" w:initials="PT">
    <w:p w14:paraId="67EBFD3A" w14:textId="63FE13AC" w:rsidR="005F7080" w:rsidRDefault="005F7080" w:rsidP="005F7080">
      <w:pPr>
        <w:pStyle w:val="Tekstkomentarza"/>
      </w:pPr>
      <w:r>
        <w:rPr>
          <w:rStyle w:val="Odwoaniedokomentarza"/>
        </w:rPr>
        <w:annotationRef/>
      </w:r>
      <w:r>
        <w:t>Konwolucji ☺️</w:t>
      </w:r>
    </w:p>
  </w:comment>
  <w:comment w:id="234" w:author="Pawel Tomkiewicz" w:date="2024-01-06T16:15:00Z" w:initials="PT">
    <w:p w14:paraId="7DD6C907" w14:textId="77777777" w:rsidR="005F7080" w:rsidRDefault="005F7080" w:rsidP="005F7080">
      <w:pPr>
        <w:pStyle w:val="Tekstkomentarza"/>
      </w:pPr>
      <w:r>
        <w:rPr>
          <w:rStyle w:val="Odwoaniedokomentarza"/>
        </w:rPr>
        <w:annotationRef/>
      </w:r>
      <w:r>
        <w:t>Dodaj rysunek poglądowy tej operacji konwolucji</w:t>
      </w:r>
    </w:p>
  </w:comment>
  <w:comment w:id="381" w:author="Pawel Tomkiewicz" w:date="2024-01-06T16:21:00Z" w:initials="PT">
    <w:p w14:paraId="6BA44153" w14:textId="77777777" w:rsidR="005F7080" w:rsidRDefault="005F7080" w:rsidP="005F7080">
      <w:pPr>
        <w:pStyle w:val="Tekstkomentarza"/>
      </w:pPr>
      <w:r>
        <w:rPr>
          <w:rStyle w:val="Odwoaniedokomentarza"/>
        </w:rPr>
        <w:annotationRef/>
      </w:r>
      <w:r>
        <w:t>Jeżeli dodaje usprawnienia - np. jakieś dodatkowe warstwy, np., jakiś dodatkowy pooling, a nie opisywałeś tego wcześniej, to dodaj Poolingi do części teoretycznej albo opisz je dokładniej tutaj</w:t>
      </w:r>
    </w:p>
  </w:comment>
  <w:comment w:id="382" w:author="Marek Małek" w:date="2024-01-31T17:39:00Z" w:initials="MM">
    <w:p w14:paraId="23FBE7D1" w14:textId="77777777" w:rsidR="00F1250F" w:rsidRDefault="00F1250F" w:rsidP="00F1250F">
      <w:pPr>
        <w:pStyle w:val="Tekstkomentarza"/>
      </w:pPr>
      <w:r>
        <w:rPr>
          <w:rStyle w:val="Odwoaniedokomentarza"/>
        </w:rPr>
        <w:annotationRef/>
      </w:r>
      <w:r>
        <w:t>Dodaję dodatkowe poolingi w nowym module uwagi i tutaj właśnie (w punkcie pierwszym następuje opis tej warstwy)</w:t>
      </w:r>
    </w:p>
  </w:comment>
  <w:comment w:id="400" w:author="Pawel Tomkiewicz" w:date="2024-01-06T16:22:00Z" w:initials="PT">
    <w:p w14:paraId="275603FB" w14:textId="2161168C" w:rsidR="005F7080" w:rsidRDefault="005F7080" w:rsidP="005F7080">
      <w:pPr>
        <w:pStyle w:val="Tekstkomentarza"/>
      </w:pPr>
      <w:r>
        <w:rPr>
          <w:rStyle w:val="Odwoaniedokomentarza"/>
        </w:rPr>
        <w:annotationRef/>
      </w:r>
      <w:r>
        <w:t>Nie wiem czy maasz namyśli statytsykę, raczej dokładniejszą analizę, lub detaliczną analizę</w:t>
      </w:r>
    </w:p>
  </w:comment>
  <w:comment w:id="401" w:author="Marek Małek" w:date="2024-01-31T17:40:00Z" w:initials="MM">
    <w:p w14:paraId="777EAF1B" w14:textId="77777777" w:rsidR="007A515E" w:rsidRDefault="007A515E" w:rsidP="007A515E">
      <w:pPr>
        <w:pStyle w:val="Tekstkomentarza"/>
      </w:pPr>
      <w:r>
        <w:rPr>
          <w:rStyle w:val="Odwoaniedokomentarza"/>
        </w:rPr>
        <w:annotationRef/>
      </w:r>
      <w:r>
        <w:t>Chodziło mi dokładnie o statystyczne porównanie modeli. Szczegóły tego znajdują się dalej w pracy.</w:t>
      </w:r>
    </w:p>
  </w:comment>
  <w:comment w:id="433" w:author="Pawel Tomkiewicz" w:date="2024-01-06T16:25:00Z" w:initials="PT">
    <w:p w14:paraId="0A60616D" w14:textId="7358365B" w:rsidR="005F7080" w:rsidRDefault="005F7080" w:rsidP="005F7080">
      <w:pPr>
        <w:pStyle w:val="Tekstkomentarza"/>
      </w:pPr>
      <w:r>
        <w:rPr>
          <w:rStyle w:val="Odwoaniedokomentarza"/>
        </w:rPr>
        <w:annotationRef/>
      </w:r>
      <w:r>
        <w:t>Jest w całym tekscie, duży problem z pisaniem po Polsku. Wybacz że tak pisze, ale koniecznie poprośc kogoś na 100,00 ☺️ aby całośc poprawił stylistycznie. Praca jest bardzo dobra ale kuleje językowo. Albo wykorzystaj tak jak wcześniej proponowałem chataGBT aby przeredagował. Npiasz mu że pisze praće dyplomową, napisz to w języku angielski, a potem każ mu przetłumaczyć na polski !!!</w:t>
      </w:r>
    </w:p>
    <w:p w14:paraId="2E863644" w14:textId="77777777" w:rsidR="005F7080" w:rsidRDefault="005F7080" w:rsidP="005F7080">
      <w:pPr>
        <w:pStyle w:val="Tekstkomentarza"/>
      </w:pPr>
    </w:p>
    <w:p w14:paraId="5B6DEA64" w14:textId="77777777" w:rsidR="005F7080" w:rsidRDefault="005F7080" w:rsidP="005F7080">
      <w:pPr>
        <w:pStyle w:val="Tekstkomentarza"/>
      </w:pPr>
      <w:r>
        <w:t>Taki zabieg zawsze pomaga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D4C9" w15:done="1"/>
  <w15:commentEx w15:paraId="290EB8BC" w15:done="0"/>
  <w15:commentEx w15:paraId="16A6BE84" w15:paraIdParent="290EB8BC" w15:done="0"/>
  <w15:commentEx w15:paraId="7D5A60CA" w15:done="1"/>
  <w15:commentEx w15:paraId="5BB0E7AF" w15:done="1"/>
  <w15:commentEx w15:paraId="2A37DABE" w15:done="1"/>
  <w15:commentEx w15:paraId="06EA3038" w15:done="0"/>
  <w15:commentEx w15:paraId="4C4D0C08" w15:paraIdParent="06EA3038" w15:done="0"/>
  <w15:commentEx w15:paraId="6993E2CD" w15:done="1"/>
  <w15:commentEx w15:paraId="56F38119" w15:done="1"/>
  <w15:commentEx w15:paraId="20D665E8" w15:done="1"/>
  <w15:commentEx w15:paraId="4CAAAF48" w15:done="1"/>
  <w15:commentEx w15:paraId="7CFA49C5" w15:done="0"/>
  <w15:commentEx w15:paraId="369154B5" w15:paraIdParent="7CFA49C5" w15:done="0"/>
  <w15:commentEx w15:paraId="7FE1670B" w15:paraIdParent="7CFA49C5" w15:done="0"/>
  <w15:commentEx w15:paraId="67EBFD3A" w15:done="1"/>
  <w15:commentEx w15:paraId="7DD6C907" w15:paraIdParent="67EBFD3A" w15:done="1"/>
  <w15:commentEx w15:paraId="6BA44153" w15:done="1"/>
  <w15:commentEx w15:paraId="23FBE7D1" w15:paraIdParent="6BA44153" w15:done="1"/>
  <w15:commentEx w15:paraId="275603FB" w15:done="1"/>
  <w15:commentEx w15:paraId="777EAF1B" w15:paraIdParent="275603FB" w15:done="1"/>
  <w15:commentEx w15:paraId="5B6DEA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7625CA" w16cex:dateUtc="2024-01-06T14:58:00Z">
    <w16cex:extLst>
      <w16:ext w16:uri="{CE6994B0-6A32-4C9F-8C6B-6E91EDA988CE}">
        <cr:reactions xmlns:cr="http://schemas.microsoft.com/office/comments/2020/reactions">
          <cr:reaction reactionType="1">
            <cr:reactionInfo dateUtc="2024-01-31T16:00:49Z">
              <cr:user userId="6645c8268ff6d8f5" userProvider="Windows Live" userName="Marek Małek"/>
            </cr:reactionInfo>
          </cr:reaction>
        </cr:reactions>
      </w16:ext>
    </w16cex:extLst>
  </w16cex:commentExtensible>
  <w16cex:commentExtensible w16cex:durableId="0575C3A1" w16cex:dateUtc="2024-01-06T15:00:00Z"/>
  <w16cex:commentExtensible w16cex:durableId="7A66DE75" w16cex:dateUtc="2024-01-31T17:00:00Z"/>
  <w16cex:commentExtensible w16cex:durableId="4AB2C515" w16cex:dateUtc="2024-01-06T15:02:00Z"/>
  <w16cex:commentExtensible w16cex:durableId="5547F644" w16cex:dateUtc="2024-01-06T15:03:00Z"/>
  <w16cex:commentExtensible w16cex:durableId="70298824" w16cex:dateUtc="2024-01-06T15:04:00Z"/>
  <w16cex:commentExtensible w16cex:durableId="08A2C845" w16cex:dateUtc="2024-01-06T15:06:00Z"/>
  <w16cex:commentExtensible w16cex:durableId="43C40795" w16cex:dateUtc="2024-01-31T16:04:00Z"/>
  <w16cex:commentExtensible w16cex:durableId="7878E057" w16cex:dateUtc="2024-01-06T15:04:00Z"/>
  <w16cex:commentExtensible w16cex:durableId="14813CA9" w16cex:dateUtc="2024-01-06T15:08:00Z"/>
  <w16cex:commentExtensible w16cex:durableId="09D95A49" w16cex:dateUtc="2024-01-06T15:10:00Z"/>
  <w16cex:commentExtensible w16cex:durableId="2BBAA4CD" w16cex:dateUtc="2024-01-06T15:12:00Z"/>
  <w16cex:commentExtensible w16cex:durableId="0936F487" w16cex:dateUtc="2024-01-06T15:13:00Z"/>
  <w16cex:commentExtensible w16cex:durableId="0DDDDE4E" w16cex:dateUtc="2024-01-06T15:13:00Z"/>
  <w16cex:commentExtensible w16cex:durableId="3EBBCAB9" w16cex:dateUtc="2024-01-31T16:18:00Z"/>
  <w16cex:commentExtensible w16cex:durableId="0372752F" w16cex:dateUtc="2024-01-06T15:14:00Z"/>
  <w16cex:commentExtensible w16cex:durableId="554BFD72" w16cex:dateUtc="2024-01-06T15:15:00Z"/>
  <w16cex:commentExtensible w16cex:durableId="6B8CB0B7" w16cex:dateUtc="2024-01-06T15:21:00Z"/>
  <w16cex:commentExtensible w16cex:durableId="16C9EC7A" w16cex:dateUtc="2024-01-31T16:39:00Z"/>
  <w16cex:commentExtensible w16cex:durableId="1FEAEC5B" w16cex:dateUtc="2024-01-06T15:22:00Z"/>
  <w16cex:commentExtensible w16cex:durableId="588A5422" w16cex:dateUtc="2024-01-31T16:40:00Z"/>
  <w16cex:commentExtensible w16cex:durableId="15CAD9B7" w16cex:dateUtc="2024-01-06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D4C9" w16cid:durableId="3A7625CA"/>
  <w16cid:commentId w16cid:paraId="290EB8BC" w16cid:durableId="0575C3A1"/>
  <w16cid:commentId w16cid:paraId="16A6BE84" w16cid:durableId="7A66DE75"/>
  <w16cid:commentId w16cid:paraId="7D5A60CA" w16cid:durableId="4AB2C515"/>
  <w16cid:commentId w16cid:paraId="5BB0E7AF" w16cid:durableId="5547F644"/>
  <w16cid:commentId w16cid:paraId="2A37DABE" w16cid:durableId="70298824"/>
  <w16cid:commentId w16cid:paraId="06EA3038" w16cid:durableId="08A2C845"/>
  <w16cid:commentId w16cid:paraId="4C4D0C08" w16cid:durableId="43C40795"/>
  <w16cid:commentId w16cid:paraId="6993E2CD" w16cid:durableId="7878E057"/>
  <w16cid:commentId w16cid:paraId="56F38119" w16cid:durableId="14813CA9"/>
  <w16cid:commentId w16cid:paraId="20D665E8" w16cid:durableId="09D95A49"/>
  <w16cid:commentId w16cid:paraId="4CAAAF48" w16cid:durableId="2BBAA4CD"/>
  <w16cid:commentId w16cid:paraId="7CFA49C5" w16cid:durableId="0936F487"/>
  <w16cid:commentId w16cid:paraId="369154B5" w16cid:durableId="0DDDDE4E"/>
  <w16cid:commentId w16cid:paraId="7FE1670B" w16cid:durableId="3EBBCAB9"/>
  <w16cid:commentId w16cid:paraId="67EBFD3A" w16cid:durableId="0372752F"/>
  <w16cid:commentId w16cid:paraId="7DD6C907" w16cid:durableId="554BFD72"/>
  <w16cid:commentId w16cid:paraId="6BA44153" w16cid:durableId="6B8CB0B7"/>
  <w16cid:commentId w16cid:paraId="23FBE7D1" w16cid:durableId="16C9EC7A"/>
  <w16cid:commentId w16cid:paraId="275603FB" w16cid:durableId="1FEAEC5B"/>
  <w16cid:commentId w16cid:paraId="777EAF1B" w16cid:durableId="588A5422"/>
  <w16cid:commentId w16cid:paraId="5B6DEA64" w16cid:durableId="15CAD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3E636" w14:textId="77777777" w:rsidR="00895AE7" w:rsidRDefault="00895AE7" w:rsidP="00E447BD">
      <w:pPr>
        <w:spacing w:line="240" w:lineRule="auto"/>
      </w:pPr>
      <w:r>
        <w:separator/>
      </w:r>
    </w:p>
  </w:endnote>
  <w:endnote w:type="continuationSeparator" w:id="0">
    <w:p w14:paraId="099AADDD" w14:textId="77777777" w:rsidR="00895AE7" w:rsidRDefault="00895AE7"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E053" w14:textId="77777777" w:rsidR="00F00EDF" w:rsidRDefault="00F00ED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04" w:author="Marek Małek" w:date="2024-01-31T18:31:00Z"/>
  <w:sdt>
    <w:sdtPr>
      <w:id w:val="-411398992"/>
      <w:docPartObj>
        <w:docPartGallery w:val="Page Numbers (Bottom of Page)"/>
        <w:docPartUnique/>
      </w:docPartObj>
    </w:sdtPr>
    <w:sdtContent>
      <w:customXmlInsRangeEnd w:id="404"/>
      <w:p w14:paraId="7A60094F" w14:textId="32B563AB" w:rsidR="00E121FB" w:rsidRDefault="00E121FB">
        <w:pPr>
          <w:pStyle w:val="Stopka"/>
          <w:jc w:val="right"/>
          <w:rPr>
            <w:ins w:id="405" w:author="Marek Małek" w:date="2024-01-31T18:31:00Z"/>
          </w:rPr>
        </w:pPr>
        <w:ins w:id="406" w:author="Marek Małek" w:date="2024-01-31T18:31:00Z">
          <w:r>
            <w:fldChar w:fldCharType="begin"/>
          </w:r>
          <w:r>
            <w:instrText>PAGE   \* MERGEFORMAT</w:instrText>
          </w:r>
          <w:r>
            <w:fldChar w:fldCharType="separate"/>
          </w:r>
          <w:r>
            <w:t>2</w:t>
          </w:r>
          <w:r>
            <w:fldChar w:fldCharType="end"/>
          </w:r>
        </w:ins>
      </w:p>
      <w:customXmlInsRangeStart w:id="407" w:author="Marek Małek" w:date="2024-01-31T18:31:00Z"/>
    </w:sdtContent>
  </w:sdt>
  <w:customXmlInsRangeEnd w:id="407"/>
  <w:p w14:paraId="70C2A941" w14:textId="77777777" w:rsidR="00E121FB" w:rsidRDefault="00E121FB">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08" w:author="Marek Małek" w:date="2024-01-31T18:32:00Z"/>
  <w:sdt>
    <w:sdtPr>
      <w:id w:val="-737933863"/>
      <w:docPartObj>
        <w:docPartGallery w:val="Page Numbers (Bottom of Page)"/>
        <w:docPartUnique/>
      </w:docPartObj>
    </w:sdtPr>
    <w:sdtContent>
      <w:customXmlInsRangeEnd w:id="408"/>
      <w:p w14:paraId="78C209BA" w14:textId="399F0FC9" w:rsidR="007A700F" w:rsidRDefault="00000000">
        <w:pPr>
          <w:pStyle w:val="Stopka"/>
          <w:jc w:val="right"/>
          <w:rPr>
            <w:ins w:id="409" w:author="Marek Małek" w:date="2024-01-31T18:32:00Z"/>
          </w:rPr>
        </w:pPr>
      </w:p>
      <w:customXmlInsRangeStart w:id="410" w:author="Marek Małek" w:date="2024-01-31T18:32:00Z"/>
    </w:sdtContent>
  </w:sdt>
  <w:customXmlInsRangeEnd w:id="410"/>
  <w:p w14:paraId="2315137A" w14:textId="77777777" w:rsidR="007A700F" w:rsidRDefault="007A70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AF12" w14:textId="77777777" w:rsidR="00895AE7" w:rsidRDefault="00895AE7" w:rsidP="00E447BD">
      <w:pPr>
        <w:spacing w:line="240" w:lineRule="auto"/>
      </w:pPr>
      <w:r>
        <w:separator/>
      </w:r>
    </w:p>
  </w:footnote>
  <w:footnote w:type="continuationSeparator" w:id="0">
    <w:p w14:paraId="7B1AEEB8" w14:textId="77777777" w:rsidR="00895AE7" w:rsidRDefault="00895AE7"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AAAE43B" w14:textId="77777777" w:rsidR="005864A2" w:rsidRDefault="005864A2" w:rsidP="005864A2">
      <w:pPr>
        <w:pStyle w:val="Tekstprzypisudolnego"/>
        <w:rPr>
          <w:ins w:id="187" w:author="Marek Małek" w:date="2024-01-31T17:11:00Z"/>
        </w:rPr>
      </w:pPr>
      <w:ins w:id="188" w:author="Marek Małek" w:date="2024-01-31T17:11:00Z">
        <w:r>
          <w:rPr>
            <w:rStyle w:val="Odwoanieprzypisudolnego"/>
          </w:rPr>
          <w:footnoteRef/>
        </w:r>
        <w:r>
          <w:t xml:space="preserve"> </w:t>
        </w:r>
        <w:r w:rsidRPr="00055177">
          <w:t>https://arxiv.org/pdf/1602.07261v2.pdf</w:t>
        </w:r>
      </w:ins>
    </w:p>
  </w:footnote>
  <w:footnote w:id="3">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4">
    <w:p w14:paraId="4DAF04EE" w14:textId="7F08CCD9" w:rsidR="00055177" w:rsidDel="005864A2" w:rsidRDefault="00055177">
      <w:pPr>
        <w:pStyle w:val="Tekstprzypisudolnego"/>
        <w:rPr>
          <w:del w:id="195" w:author="Marek Małek" w:date="2024-01-31T17:11:00Z"/>
        </w:rPr>
      </w:pPr>
      <w:del w:id="196" w:author="Marek Małek" w:date="2024-01-31T17:11:00Z">
        <w:r w:rsidDel="005864A2">
          <w:rPr>
            <w:rStyle w:val="Odwoanieprzypisudolnego"/>
          </w:rPr>
          <w:footnoteRef/>
        </w:r>
        <w:r w:rsidDel="005864A2">
          <w:delText xml:space="preserve"> </w:delText>
        </w:r>
        <w:r w:rsidRPr="00055177" w:rsidDel="005864A2">
          <w:delText>https://arxiv.org/pdf/1602.07261v2.pdf</w:delText>
        </w:r>
      </w:del>
    </w:p>
  </w:footnote>
  <w:footnote w:id="5">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6">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7">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8">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9">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10">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1">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2">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3">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4">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5">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6">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9DF0F" w14:textId="77777777" w:rsidR="00F00EDF" w:rsidRDefault="00F00EDF">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27BBF" w14:textId="77777777" w:rsidR="00F00EDF" w:rsidRDefault="00F00EDF">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173E" w14:textId="77777777" w:rsidR="00F00EDF" w:rsidRDefault="00F00ED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ek Małek">
    <w15:presenceInfo w15:providerId="Windows Live" w15:userId="6645c8268ff6d8f5"/>
  </w15:person>
  <w15:person w15:author="Pawel Tomkiewicz">
    <w15:presenceInfo w15:providerId="Windows Live" w15:userId="8f5ff7d82699f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16719"/>
    <w:rsid w:val="00020888"/>
    <w:rsid w:val="00025E85"/>
    <w:rsid w:val="0003641F"/>
    <w:rsid w:val="00045DF5"/>
    <w:rsid w:val="00047E7F"/>
    <w:rsid w:val="00055177"/>
    <w:rsid w:val="00055D04"/>
    <w:rsid w:val="0005680F"/>
    <w:rsid w:val="000617E3"/>
    <w:rsid w:val="00062BF8"/>
    <w:rsid w:val="00075B86"/>
    <w:rsid w:val="00077FC5"/>
    <w:rsid w:val="0008235B"/>
    <w:rsid w:val="00086E9D"/>
    <w:rsid w:val="00094D39"/>
    <w:rsid w:val="000A7CCF"/>
    <w:rsid w:val="000D2318"/>
    <w:rsid w:val="000D40B1"/>
    <w:rsid w:val="000D5AFA"/>
    <w:rsid w:val="000E54BC"/>
    <w:rsid w:val="000E7DAF"/>
    <w:rsid w:val="000F3368"/>
    <w:rsid w:val="000F608D"/>
    <w:rsid w:val="0010026D"/>
    <w:rsid w:val="00103AA3"/>
    <w:rsid w:val="00142BC9"/>
    <w:rsid w:val="0014310D"/>
    <w:rsid w:val="00147AD5"/>
    <w:rsid w:val="00153645"/>
    <w:rsid w:val="00170AA6"/>
    <w:rsid w:val="00171A09"/>
    <w:rsid w:val="00172F7F"/>
    <w:rsid w:val="00183CD9"/>
    <w:rsid w:val="00192AC1"/>
    <w:rsid w:val="001A64E9"/>
    <w:rsid w:val="001B15B0"/>
    <w:rsid w:val="001B19F8"/>
    <w:rsid w:val="001C3331"/>
    <w:rsid w:val="001C703E"/>
    <w:rsid w:val="001D01A5"/>
    <w:rsid w:val="001E0BE6"/>
    <w:rsid w:val="001E1AAC"/>
    <w:rsid w:val="001E24B7"/>
    <w:rsid w:val="001F579D"/>
    <w:rsid w:val="001F67A8"/>
    <w:rsid w:val="002043C8"/>
    <w:rsid w:val="00206D75"/>
    <w:rsid w:val="0021009B"/>
    <w:rsid w:val="002176E8"/>
    <w:rsid w:val="00230993"/>
    <w:rsid w:val="00252D93"/>
    <w:rsid w:val="002554BD"/>
    <w:rsid w:val="00255D53"/>
    <w:rsid w:val="00257F2B"/>
    <w:rsid w:val="00260331"/>
    <w:rsid w:val="00266972"/>
    <w:rsid w:val="00290245"/>
    <w:rsid w:val="00296C94"/>
    <w:rsid w:val="002A14E6"/>
    <w:rsid w:val="002A31C9"/>
    <w:rsid w:val="002B17EB"/>
    <w:rsid w:val="002C032E"/>
    <w:rsid w:val="002C6C8C"/>
    <w:rsid w:val="002E586A"/>
    <w:rsid w:val="003042E7"/>
    <w:rsid w:val="0031061B"/>
    <w:rsid w:val="00315EF7"/>
    <w:rsid w:val="00316BBE"/>
    <w:rsid w:val="003175C8"/>
    <w:rsid w:val="00331C54"/>
    <w:rsid w:val="0033379A"/>
    <w:rsid w:val="00334CDF"/>
    <w:rsid w:val="00336035"/>
    <w:rsid w:val="00344D96"/>
    <w:rsid w:val="003465C0"/>
    <w:rsid w:val="0035166A"/>
    <w:rsid w:val="003532ED"/>
    <w:rsid w:val="00354D0B"/>
    <w:rsid w:val="003655E5"/>
    <w:rsid w:val="00365A2D"/>
    <w:rsid w:val="003661BD"/>
    <w:rsid w:val="0036681F"/>
    <w:rsid w:val="00385E13"/>
    <w:rsid w:val="00386040"/>
    <w:rsid w:val="003966D0"/>
    <w:rsid w:val="003A519C"/>
    <w:rsid w:val="003A791F"/>
    <w:rsid w:val="003B5D20"/>
    <w:rsid w:val="003D7EF9"/>
    <w:rsid w:val="003E1ABA"/>
    <w:rsid w:val="003E5AD1"/>
    <w:rsid w:val="003E724F"/>
    <w:rsid w:val="00403211"/>
    <w:rsid w:val="00422435"/>
    <w:rsid w:val="00433700"/>
    <w:rsid w:val="00436A91"/>
    <w:rsid w:val="00441B47"/>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2F80"/>
    <w:rsid w:val="004D7007"/>
    <w:rsid w:val="004E465D"/>
    <w:rsid w:val="004F1D19"/>
    <w:rsid w:val="004F1FC7"/>
    <w:rsid w:val="005077D8"/>
    <w:rsid w:val="00520EAB"/>
    <w:rsid w:val="00522BED"/>
    <w:rsid w:val="00532637"/>
    <w:rsid w:val="005406AC"/>
    <w:rsid w:val="005464E4"/>
    <w:rsid w:val="00560DDF"/>
    <w:rsid w:val="00563EF4"/>
    <w:rsid w:val="00572E47"/>
    <w:rsid w:val="005864A2"/>
    <w:rsid w:val="00593C89"/>
    <w:rsid w:val="005962F6"/>
    <w:rsid w:val="00597A2C"/>
    <w:rsid w:val="005B202D"/>
    <w:rsid w:val="005C2093"/>
    <w:rsid w:val="005D1BC9"/>
    <w:rsid w:val="005D6C2D"/>
    <w:rsid w:val="005D7C83"/>
    <w:rsid w:val="005E1B4E"/>
    <w:rsid w:val="005E1EB4"/>
    <w:rsid w:val="005E26B8"/>
    <w:rsid w:val="005E5B7D"/>
    <w:rsid w:val="005F0803"/>
    <w:rsid w:val="005F13A8"/>
    <w:rsid w:val="005F7080"/>
    <w:rsid w:val="0060172A"/>
    <w:rsid w:val="00605BB9"/>
    <w:rsid w:val="0062155B"/>
    <w:rsid w:val="00623EC8"/>
    <w:rsid w:val="006304FA"/>
    <w:rsid w:val="00632319"/>
    <w:rsid w:val="00654154"/>
    <w:rsid w:val="00654B50"/>
    <w:rsid w:val="00655028"/>
    <w:rsid w:val="0069076A"/>
    <w:rsid w:val="006950BC"/>
    <w:rsid w:val="006B076C"/>
    <w:rsid w:val="006B0978"/>
    <w:rsid w:val="006B4BDD"/>
    <w:rsid w:val="006B75CE"/>
    <w:rsid w:val="006B7F0B"/>
    <w:rsid w:val="006C1804"/>
    <w:rsid w:val="006D26D4"/>
    <w:rsid w:val="006E13A7"/>
    <w:rsid w:val="006E4CCB"/>
    <w:rsid w:val="006F656D"/>
    <w:rsid w:val="006F7C5E"/>
    <w:rsid w:val="0070522D"/>
    <w:rsid w:val="007055E3"/>
    <w:rsid w:val="00711625"/>
    <w:rsid w:val="007120A3"/>
    <w:rsid w:val="00714165"/>
    <w:rsid w:val="007154B2"/>
    <w:rsid w:val="00720C23"/>
    <w:rsid w:val="007268E9"/>
    <w:rsid w:val="00732239"/>
    <w:rsid w:val="007338EE"/>
    <w:rsid w:val="00735DE7"/>
    <w:rsid w:val="007415E0"/>
    <w:rsid w:val="00742B7B"/>
    <w:rsid w:val="00744208"/>
    <w:rsid w:val="00750118"/>
    <w:rsid w:val="0077456F"/>
    <w:rsid w:val="007804B3"/>
    <w:rsid w:val="00781472"/>
    <w:rsid w:val="007849B2"/>
    <w:rsid w:val="007953D5"/>
    <w:rsid w:val="007A0E55"/>
    <w:rsid w:val="007A515E"/>
    <w:rsid w:val="007A700F"/>
    <w:rsid w:val="007B0842"/>
    <w:rsid w:val="007C6897"/>
    <w:rsid w:val="007E7B0E"/>
    <w:rsid w:val="007F23F5"/>
    <w:rsid w:val="007F2B04"/>
    <w:rsid w:val="00800119"/>
    <w:rsid w:val="00800A84"/>
    <w:rsid w:val="00803D9C"/>
    <w:rsid w:val="00807481"/>
    <w:rsid w:val="00815335"/>
    <w:rsid w:val="0081583A"/>
    <w:rsid w:val="00815BFE"/>
    <w:rsid w:val="00821019"/>
    <w:rsid w:val="008217A1"/>
    <w:rsid w:val="00822B75"/>
    <w:rsid w:val="00836706"/>
    <w:rsid w:val="00836B1E"/>
    <w:rsid w:val="00854A86"/>
    <w:rsid w:val="00857EC4"/>
    <w:rsid w:val="00860A07"/>
    <w:rsid w:val="00865C32"/>
    <w:rsid w:val="00866FAF"/>
    <w:rsid w:val="0088415B"/>
    <w:rsid w:val="00895AE7"/>
    <w:rsid w:val="00896968"/>
    <w:rsid w:val="008A534C"/>
    <w:rsid w:val="008A58E2"/>
    <w:rsid w:val="008A62C4"/>
    <w:rsid w:val="008A65BB"/>
    <w:rsid w:val="008A7DE2"/>
    <w:rsid w:val="008B0FC5"/>
    <w:rsid w:val="008B34FD"/>
    <w:rsid w:val="008C13DA"/>
    <w:rsid w:val="008C28A1"/>
    <w:rsid w:val="008C56AC"/>
    <w:rsid w:val="008C593E"/>
    <w:rsid w:val="008C6BD1"/>
    <w:rsid w:val="008C7335"/>
    <w:rsid w:val="008D410B"/>
    <w:rsid w:val="008E6B04"/>
    <w:rsid w:val="008F0CAC"/>
    <w:rsid w:val="0091009D"/>
    <w:rsid w:val="009113E0"/>
    <w:rsid w:val="00923603"/>
    <w:rsid w:val="00930026"/>
    <w:rsid w:val="00931F32"/>
    <w:rsid w:val="00934A13"/>
    <w:rsid w:val="009359B1"/>
    <w:rsid w:val="0095120E"/>
    <w:rsid w:val="00952BDC"/>
    <w:rsid w:val="009555EA"/>
    <w:rsid w:val="00971EFA"/>
    <w:rsid w:val="00980AE1"/>
    <w:rsid w:val="00981205"/>
    <w:rsid w:val="009817E3"/>
    <w:rsid w:val="009A5AC5"/>
    <w:rsid w:val="009B7369"/>
    <w:rsid w:val="009C3878"/>
    <w:rsid w:val="009D1294"/>
    <w:rsid w:val="009E00D5"/>
    <w:rsid w:val="009F3935"/>
    <w:rsid w:val="00A02FE7"/>
    <w:rsid w:val="00A220DD"/>
    <w:rsid w:val="00A423D6"/>
    <w:rsid w:val="00A46A24"/>
    <w:rsid w:val="00A47586"/>
    <w:rsid w:val="00A47F4A"/>
    <w:rsid w:val="00A52138"/>
    <w:rsid w:val="00A55544"/>
    <w:rsid w:val="00A64517"/>
    <w:rsid w:val="00A76587"/>
    <w:rsid w:val="00A83707"/>
    <w:rsid w:val="00A906B8"/>
    <w:rsid w:val="00A92EA7"/>
    <w:rsid w:val="00A933A7"/>
    <w:rsid w:val="00AA5E80"/>
    <w:rsid w:val="00AB4A99"/>
    <w:rsid w:val="00AC453B"/>
    <w:rsid w:val="00AC7671"/>
    <w:rsid w:val="00AD43B9"/>
    <w:rsid w:val="00AE4D5B"/>
    <w:rsid w:val="00AF5470"/>
    <w:rsid w:val="00B022AA"/>
    <w:rsid w:val="00B0456E"/>
    <w:rsid w:val="00B046D2"/>
    <w:rsid w:val="00B05BB1"/>
    <w:rsid w:val="00B24C26"/>
    <w:rsid w:val="00B31C82"/>
    <w:rsid w:val="00B34629"/>
    <w:rsid w:val="00B360BD"/>
    <w:rsid w:val="00B412B7"/>
    <w:rsid w:val="00B45EF7"/>
    <w:rsid w:val="00B46C6D"/>
    <w:rsid w:val="00B64F99"/>
    <w:rsid w:val="00B80A8F"/>
    <w:rsid w:val="00B813B6"/>
    <w:rsid w:val="00B81BB0"/>
    <w:rsid w:val="00BA1C54"/>
    <w:rsid w:val="00BA4579"/>
    <w:rsid w:val="00BB2029"/>
    <w:rsid w:val="00BB5654"/>
    <w:rsid w:val="00BC1BBB"/>
    <w:rsid w:val="00BC1CA4"/>
    <w:rsid w:val="00BD3F3E"/>
    <w:rsid w:val="00BD59D4"/>
    <w:rsid w:val="00BD5A08"/>
    <w:rsid w:val="00C07920"/>
    <w:rsid w:val="00C258D0"/>
    <w:rsid w:val="00C42D2E"/>
    <w:rsid w:val="00C4471C"/>
    <w:rsid w:val="00C47B61"/>
    <w:rsid w:val="00C64AAC"/>
    <w:rsid w:val="00C66F11"/>
    <w:rsid w:val="00C76336"/>
    <w:rsid w:val="00C9560E"/>
    <w:rsid w:val="00CA4451"/>
    <w:rsid w:val="00CA7A33"/>
    <w:rsid w:val="00CB271C"/>
    <w:rsid w:val="00CC05D3"/>
    <w:rsid w:val="00CC4508"/>
    <w:rsid w:val="00CD12BC"/>
    <w:rsid w:val="00CE209C"/>
    <w:rsid w:val="00D10555"/>
    <w:rsid w:val="00D2169A"/>
    <w:rsid w:val="00D24623"/>
    <w:rsid w:val="00D328A9"/>
    <w:rsid w:val="00D35BBD"/>
    <w:rsid w:val="00D41AE1"/>
    <w:rsid w:val="00D643A3"/>
    <w:rsid w:val="00D664EC"/>
    <w:rsid w:val="00D77DC5"/>
    <w:rsid w:val="00D87E4F"/>
    <w:rsid w:val="00D920A2"/>
    <w:rsid w:val="00D93805"/>
    <w:rsid w:val="00D93959"/>
    <w:rsid w:val="00DA09C7"/>
    <w:rsid w:val="00DA5D67"/>
    <w:rsid w:val="00DA797E"/>
    <w:rsid w:val="00DB7860"/>
    <w:rsid w:val="00DD094E"/>
    <w:rsid w:val="00DD24AA"/>
    <w:rsid w:val="00DD3093"/>
    <w:rsid w:val="00DE19EB"/>
    <w:rsid w:val="00DE31A4"/>
    <w:rsid w:val="00DE3640"/>
    <w:rsid w:val="00DE6D84"/>
    <w:rsid w:val="00DF4DB8"/>
    <w:rsid w:val="00DF7655"/>
    <w:rsid w:val="00DF7EBA"/>
    <w:rsid w:val="00E06FDD"/>
    <w:rsid w:val="00E121FB"/>
    <w:rsid w:val="00E16732"/>
    <w:rsid w:val="00E2046C"/>
    <w:rsid w:val="00E27874"/>
    <w:rsid w:val="00E402CE"/>
    <w:rsid w:val="00E41140"/>
    <w:rsid w:val="00E447BD"/>
    <w:rsid w:val="00E46564"/>
    <w:rsid w:val="00E5217E"/>
    <w:rsid w:val="00E55DFB"/>
    <w:rsid w:val="00E628C6"/>
    <w:rsid w:val="00E702EE"/>
    <w:rsid w:val="00E82754"/>
    <w:rsid w:val="00E859C2"/>
    <w:rsid w:val="00E90A9E"/>
    <w:rsid w:val="00E92EE3"/>
    <w:rsid w:val="00E949E7"/>
    <w:rsid w:val="00E969A7"/>
    <w:rsid w:val="00EA48F2"/>
    <w:rsid w:val="00EB00DC"/>
    <w:rsid w:val="00EB0AA1"/>
    <w:rsid w:val="00EC5B86"/>
    <w:rsid w:val="00EE21EC"/>
    <w:rsid w:val="00EF08E4"/>
    <w:rsid w:val="00F00EDF"/>
    <w:rsid w:val="00F01021"/>
    <w:rsid w:val="00F032EB"/>
    <w:rsid w:val="00F11D6F"/>
    <w:rsid w:val="00F1250F"/>
    <w:rsid w:val="00F126AF"/>
    <w:rsid w:val="00F235A4"/>
    <w:rsid w:val="00F2737C"/>
    <w:rsid w:val="00F30CA5"/>
    <w:rsid w:val="00F31DA7"/>
    <w:rsid w:val="00F35F75"/>
    <w:rsid w:val="00F3687F"/>
    <w:rsid w:val="00F4265B"/>
    <w:rsid w:val="00F466D7"/>
    <w:rsid w:val="00F540C7"/>
    <w:rsid w:val="00F5768E"/>
    <w:rsid w:val="00F75C18"/>
    <w:rsid w:val="00F76FE1"/>
    <w:rsid w:val="00F81760"/>
    <w:rsid w:val="00F85B67"/>
    <w:rsid w:val="00F97C8E"/>
    <w:rsid w:val="00FB4259"/>
    <w:rsid w:val="00FB5E6C"/>
    <w:rsid w:val="00FD3BD5"/>
    <w:rsid w:val="00FD7758"/>
    <w:rsid w:val="00FE2540"/>
    <w:rsid w:val="00FF1A5B"/>
    <w:rsid w:val="00FF65A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10026D"/>
    <w:pPr>
      <w:tabs>
        <w:tab w:val="right" w:leader="dot" w:pos="9062"/>
      </w:tabs>
      <w:spacing w:after="100"/>
      <w:pPrChange w:id="0" w:author="Marek Małek" w:date="2024-02-03T10:10:00Z">
        <w:pPr>
          <w:spacing w:after="100" w:line="360" w:lineRule="auto"/>
        </w:pPr>
      </w:pPrChange>
    </w:pPr>
    <w:rPr>
      <w:rPrChange w:id="0" w:author="Marek Małek" w:date="2024-02-03T10:10:00Z">
        <w:rPr>
          <w:sz w:val="24"/>
          <w:szCs w:val="24"/>
          <w:lang w:val="pl-PL" w:eastAsia="pl-PL" w:bidi="ar-SA"/>
        </w:rPr>
      </w:rPrChange>
    </w:r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9817E3"/>
    <w:pPr>
      <w:tabs>
        <w:tab w:val="left" w:pos="880"/>
        <w:tab w:val="right" w:leader="dot" w:pos="9062"/>
      </w:tabs>
      <w:spacing w:after="100"/>
      <w:ind w:left="240"/>
      <w:pPrChange w:id="1" w:author="Marek Małek" w:date="2024-01-31T18:00:00Z">
        <w:pPr>
          <w:spacing w:after="100" w:line="360" w:lineRule="auto"/>
          <w:ind w:left="240"/>
        </w:pPr>
      </w:pPrChange>
    </w:pPr>
    <w:rPr>
      <w:rPrChange w:id="1" w:author="Marek Małek" w:date="2024-01-31T18:00:00Z">
        <w:rPr>
          <w:sz w:val="24"/>
          <w:szCs w:val="24"/>
          <w:lang w:val="pl-PL" w:eastAsia="pl-PL" w:bidi="ar-SA"/>
        </w:rPr>
      </w:rPrChange>
    </w:r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 w:type="character" w:styleId="Odwoaniedokomentarza">
    <w:name w:val="annotation reference"/>
    <w:basedOn w:val="Domylnaczcionkaakapitu"/>
    <w:uiPriority w:val="99"/>
    <w:semiHidden/>
    <w:unhideWhenUsed/>
    <w:rsid w:val="00D41AE1"/>
    <w:rPr>
      <w:sz w:val="16"/>
      <w:szCs w:val="16"/>
    </w:rPr>
  </w:style>
  <w:style w:type="paragraph" w:styleId="Tekstkomentarza">
    <w:name w:val="annotation text"/>
    <w:basedOn w:val="Normalny"/>
    <w:link w:val="TekstkomentarzaZnak"/>
    <w:uiPriority w:val="99"/>
    <w:unhideWhenUsed/>
    <w:rsid w:val="00D41AE1"/>
    <w:pPr>
      <w:spacing w:line="240" w:lineRule="auto"/>
    </w:pPr>
    <w:rPr>
      <w:sz w:val="20"/>
      <w:szCs w:val="20"/>
    </w:rPr>
  </w:style>
  <w:style w:type="character" w:customStyle="1" w:styleId="TekstkomentarzaZnak">
    <w:name w:val="Tekst komentarza Znak"/>
    <w:basedOn w:val="Domylnaczcionkaakapitu"/>
    <w:link w:val="Tekstkomentarza"/>
    <w:uiPriority w:val="99"/>
    <w:rsid w:val="00D41AE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D41AE1"/>
    <w:rPr>
      <w:b/>
      <w:bCs/>
    </w:rPr>
  </w:style>
  <w:style w:type="character" w:customStyle="1" w:styleId="TematkomentarzaZnak">
    <w:name w:val="Temat komentarza Znak"/>
    <w:basedOn w:val="TekstkomentarzaZnak"/>
    <w:link w:val="Tematkomentarza"/>
    <w:uiPriority w:val="99"/>
    <w:semiHidden/>
    <w:rsid w:val="00D41AE1"/>
    <w:rPr>
      <w:rFonts w:ascii="Times New Roman" w:eastAsia="Times New Roman" w:hAnsi="Times New Roman" w:cs="Times New Roman"/>
      <w:b/>
      <w:bCs/>
      <w:sz w:val="20"/>
      <w:szCs w:val="20"/>
      <w:lang w:eastAsia="pl-PL"/>
    </w:rPr>
  </w:style>
  <w:style w:type="paragraph" w:styleId="Poprawka">
    <w:name w:val="Revision"/>
    <w:hidden/>
    <w:uiPriority w:val="99"/>
    <w:semiHidden/>
    <w:rsid w:val="00D41AE1"/>
    <w:pPr>
      <w:spacing w:after="0"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08235B"/>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18492">
      <w:bodyDiv w:val="1"/>
      <w:marLeft w:val="0"/>
      <w:marRight w:val="0"/>
      <w:marTop w:val="0"/>
      <w:marBottom w:val="0"/>
      <w:divBdr>
        <w:top w:val="none" w:sz="0" w:space="0" w:color="auto"/>
        <w:left w:val="none" w:sz="0" w:space="0" w:color="auto"/>
        <w:bottom w:val="none" w:sz="0" w:space="0" w:color="auto"/>
        <w:right w:val="none" w:sz="0" w:space="0" w:color="auto"/>
      </w:divBdr>
    </w:div>
    <w:div w:id="730690612">
      <w:bodyDiv w:val="1"/>
      <w:marLeft w:val="0"/>
      <w:marRight w:val="0"/>
      <w:marTop w:val="0"/>
      <w:marBottom w:val="0"/>
      <w:divBdr>
        <w:top w:val="none" w:sz="0" w:space="0" w:color="auto"/>
        <w:left w:val="none" w:sz="0" w:space="0" w:color="auto"/>
        <w:bottom w:val="none" w:sz="0" w:space="0" w:color="auto"/>
        <w:right w:val="none" w:sz="0" w:space="0" w:color="auto"/>
      </w:divBdr>
    </w:div>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1392313015">
      <w:bodyDiv w:val="1"/>
      <w:marLeft w:val="0"/>
      <w:marRight w:val="0"/>
      <w:marTop w:val="0"/>
      <w:marBottom w:val="0"/>
      <w:divBdr>
        <w:top w:val="none" w:sz="0" w:space="0" w:color="auto"/>
        <w:left w:val="none" w:sz="0" w:space="0" w:color="auto"/>
        <w:bottom w:val="none" w:sz="0" w:space="0" w:color="auto"/>
        <w:right w:val="none" w:sz="0" w:space="0" w:color="auto"/>
      </w:divBdr>
      <w:divsChild>
        <w:div w:id="665789411">
          <w:marLeft w:val="0"/>
          <w:marRight w:val="0"/>
          <w:marTop w:val="0"/>
          <w:marBottom w:val="0"/>
          <w:divBdr>
            <w:top w:val="single" w:sz="2" w:space="0" w:color="D9D9E3"/>
            <w:left w:val="single" w:sz="2" w:space="0" w:color="D9D9E3"/>
            <w:bottom w:val="single" w:sz="2" w:space="0" w:color="D9D9E3"/>
            <w:right w:val="single" w:sz="2" w:space="0" w:color="D9D9E3"/>
          </w:divBdr>
          <w:divsChild>
            <w:div w:id="17159612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8581">
                  <w:marLeft w:val="0"/>
                  <w:marRight w:val="0"/>
                  <w:marTop w:val="0"/>
                  <w:marBottom w:val="0"/>
                  <w:divBdr>
                    <w:top w:val="single" w:sz="2" w:space="0" w:color="D9D9E3"/>
                    <w:left w:val="single" w:sz="2" w:space="0" w:color="D9D9E3"/>
                    <w:bottom w:val="single" w:sz="2" w:space="0" w:color="D9D9E3"/>
                    <w:right w:val="single" w:sz="2" w:space="0" w:color="D9D9E3"/>
                  </w:divBdr>
                  <w:divsChild>
                    <w:div w:id="2004040138">
                      <w:marLeft w:val="0"/>
                      <w:marRight w:val="0"/>
                      <w:marTop w:val="0"/>
                      <w:marBottom w:val="0"/>
                      <w:divBdr>
                        <w:top w:val="single" w:sz="2" w:space="0" w:color="D9D9E3"/>
                        <w:left w:val="single" w:sz="2" w:space="0" w:color="D9D9E3"/>
                        <w:bottom w:val="single" w:sz="2" w:space="0" w:color="D9D9E3"/>
                        <w:right w:val="single" w:sz="2" w:space="0" w:color="D9D9E3"/>
                      </w:divBdr>
                      <w:divsChild>
                        <w:div w:id="498421885">
                          <w:marLeft w:val="0"/>
                          <w:marRight w:val="0"/>
                          <w:marTop w:val="0"/>
                          <w:marBottom w:val="0"/>
                          <w:divBdr>
                            <w:top w:val="single" w:sz="2" w:space="0" w:color="D9D9E3"/>
                            <w:left w:val="single" w:sz="2" w:space="0" w:color="D9D9E3"/>
                            <w:bottom w:val="single" w:sz="2" w:space="0" w:color="D9D9E3"/>
                            <w:right w:val="single" w:sz="2" w:space="0" w:color="D9D9E3"/>
                          </w:divBdr>
                          <w:divsChild>
                            <w:div w:id="1405646620">
                              <w:marLeft w:val="0"/>
                              <w:marRight w:val="0"/>
                              <w:marTop w:val="0"/>
                              <w:marBottom w:val="0"/>
                              <w:divBdr>
                                <w:top w:val="single" w:sz="2" w:space="0" w:color="D9D9E3"/>
                                <w:left w:val="single" w:sz="2" w:space="0" w:color="D9D9E3"/>
                                <w:bottom w:val="single" w:sz="2" w:space="0" w:color="D9D9E3"/>
                                <w:right w:val="single" w:sz="2" w:space="0" w:color="D9D9E3"/>
                              </w:divBdr>
                              <w:divsChild>
                                <w:div w:id="126163542">
                                  <w:marLeft w:val="0"/>
                                  <w:marRight w:val="0"/>
                                  <w:marTop w:val="0"/>
                                  <w:marBottom w:val="0"/>
                                  <w:divBdr>
                                    <w:top w:val="single" w:sz="2" w:space="0" w:color="D9D9E3"/>
                                    <w:left w:val="single" w:sz="2" w:space="0" w:color="D9D9E3"/>
                                    <w:bottom w:val="single" w:sz="2" w:space="0" w:color="D9D9E3"/>
                                    <w:right w:val="single" w:sz="2" w:space="0" w:color="D9D9E3"/>
                                  </w:divBdr>
                                  <w:divsChild>
                                    <w:div w:id="116427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897858">
                      <w:marLeft w:val="0"/>
                      <w:marRight w:val="0"/>
                      <w:marTop w:val="0"/>
                      <w:marBottom w:val="0"/>
                      <w:divBdr>
                        <w:top w:val="single" w:sz="2" w:space="0" w:color="D9D9E3"/>
                        <w:left w:val="single" w:sz="2" w:space="0" w:color="D9D9E3"/>
                        <w:bottom w:val="single" w:sz="2" w:space="0" w:color="D9D9E3"/>
                        <w:right w:val="single" w:sz="2" w:space="0" w:color="D9D9E3"/>
                      </w:divBdr>
                      <w:divsChild>
                        <w:div w:id="93405047">
                          <w:marLeft w:val="0"/>
                          <w:marRight w:val="0"/>
                          <w:marTop w:val="0"/>
                          <w:marBottom w:val="0"/>
                          <w:divBdr>
                            <w:top w:val="single" w:sz="2" w:space="0" w:color="D9D9E3"/>
                            <w:left w:val="single" w:sz="2" w:space="0" w:color="D9D9E3"/>
                            <w:bottom w:val="single" w:sz="2" w:space="0" w:color="D9D9E3"/>
                            <w:right w:val="single" w:sz="2" w:space="0" w:color="D9D9E3"/>
                          </w:divBdr>
                        </w:div>
                        <w:div w:id="1219627877">
                          <w:marLeft w:val="0"/>
                          <w:marRight w:val="0"/>
                          <w:marTop w:val="0"/>
                          <w:marBottom w:val="0"/>
                          <w:divBdr>
                            <w:top w:val="single" w:sz="2" w:space="0" w:color="D9D9E3"/>
                            <w:left w:val="single" w:sz="2" w:space="0" w:color="D9D9E3"/>
                            <w:bottom w:val="single" w:sz="2" w:space="0" w:color="D9D9E3"/>
                            <w:right w:val="single" w:sz="2" w:space="0" w:color="D9D9E3"/>
                          </w:divBdr>
                          <w:divsChild>
                            <w:div w:id="652218751">
                              <w:marLeft w:val="0"/>
                              <w:marRight w:val="0"/>
                              <w:marTop w:val="0"/>
                              <w:marBottom w:val="0"/>
                              <w:divBdr>
                                <w:top w:val="single" w:sz="2" w:space="0" w:color="D9D9E3"/>
                                <w:left w:val="single" w:sz="2" w:space="0" w:color="D9D9E3"/>
                                <w:bottom w:val="single" w:sz="2" w:space="0" w:color="D9D9E3"/>
                                <w:right w:val="single" w:sz="2" w:space="0" w:color="D9D9E3"/>
                              </w:divBdr>
                              <w:divsChild>
                                <w:div w:id="778448823">
                                  <w:marLeft w:val="0"/>
                                  <w:marRight w:val="0"/>
                                  <w:marTop w:val="0"/>
                                  <w:marBottom w:val="0"/>
                                  <w:divBdr>
                                    <w:top w:val="single" w:sz="2" w:space="0" w:color="D9D9E3"/>
                                    <w:left w:val="single" w:sz="2" w:space="0" w:color="D9D9E3"/>
                                    <w:bottom w:val="single" w:sz="2" w:space="0" w:color="D9D9E3"/>
                                    <w:right w:val="single" w:sz="2" w:space="0" w:color="D9D9E3"/>
                                  </w:divBdr>
                                  <w:divsChild>
                                    <w:div w:id="155349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995892">
          <w:marLeft w:val="0"/>
          <w:marRight w:val="0"/>
          <w:marTop w:val="0"/>
          <w:marBottom w:val="0"/>
          <w:divBdr>
            <w:top w:val="single" w:sz="2" w:space="0" w:color="D9D9E3"/>
            <w:left w:val="single" w:sz="2" w:space="0" w:color="D9D9E3"/>
            <w:bottom w:val="single" w:sz="2" w:space="0" w:color="D9D9E3"/>
            <w:right w:val="single" w:sz="2" w:space="0" w:color="D9D9E3"/>
          </w:divBdr>
          <w:divsChild>
            <w:div w:id="151799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760403">
                  <w:marLeft w:val="0"/>
                  <w:marRight w:val="0"/>
                  <w:marTop w:val="0"/>
                  <w:marBottom w:val="0"/>
                  <w:divBdr>
                    <w:top w:val="single" w:sz="2" w:space="0" w:color="D9D9E3"/>
                    <w:left w:val="single" w:sz="2" w:space="0" w:color="D9D9E3"/>
                    <w:bottom w:val="single" w:sz="2" w:space="0" w:color="D9D9E3"/>
                    <w:right w:val="single" w:sz="2" w:space="0" w:color="D9D9E3"/>
                  </w:divBdr>
                  <w:divsChild>
                    <w:div w:id="2140877069">
                      <w:marLeft w:val="0"/>
                      <w:marRight w:val="0"/>
                      <w:marTop w:val="0"/>
                      <w:marBottom w:val="0"/>
                      <w:divBdr>
                        <w:top w:val="single" w:sz="2" w:space="0" w:color="D9D9E3"/>
                        <w:left w:val="single" w:sz="2" w:space="0" w:color="D9D9E3"/>
                        <w:bottom w:val="single" w:sz="2" w:space="0" w:color="D9D9E3"/>
                        <w:right w:val="single" w:sz="2" w:space="0" w:color="D9D9E3"/>
                      </w:divBdr>
                      <w:divsChild>
                        <w:div w:id="983434303">
                          <w:marLeft w:val="0"/>
                          <w:marRight w:val="0"/>
                          <w:marTop w:val="0"/>
                          <w:marBottom w:val="0"/>
                          <w:divBdr>
                            <w:top w:val="single" w:sz="2" w:space="0" w:color="D9D9E3"/>
                            <w:left w:val="single" w:sz="2" w:space="0" w:color="D9D9E3"/>
                            <w:bottom w:val="single" w:sz="2" w:space="0" w:color="D9D9E3"/>
                            <w:right w:val="single" w:sz="2" w:space="0" w:color="D9D9E3"/>
                          </w:divBdr>
                          <w:divsChild>
                            <w:div w:id="388578076">
                              <w:marLeft w:val="0"/>
                              <w:marRight w:val="0"/>
                              <w:marTop w:val="0"/>
                              <w:marBottom w:val="0"/>
                              <w:divBdr>
                                <w:top w:val="single" w:sz="2" w:space="0" w:color="D9D9E3"/>
                                <w:left w:val="single" w:sz="2" w:space="0" w:color="D9D9E3"/>
                                <w:bottom w:val="single" w:sz="2" w:space="0" w:color="D9D9E3"/>
                                <w:right w:val="single" w:sz="2" w:space="0" w:color="D9D9E3"/>
                              </w:divBdr>
                              <w:divsChild>
                                <w:div w:id="1454981562">
                                  <w:marLeft w:val="0"/>
                                  <w:marRight w:val="0"/>
                                  <w:marTop w:val="0"/>
                                  <w:marBottom w:val="0"/>
                                  <w:divBdr>
                                    <w:top w:val="single" w:sz="2" w:space="0" w:color="D9D9E3"/>
                                    <w:left w:val="single" w:sz="2" w:space="0" w:color="D9D9E3"/>
                                    <w:bottom w:val="single" w:sz="2" w:space="0" w:color="D9D9E3"/>
                                    <w:right w:val="single" w:sz="2" w:space="0" w:color="D9D9E3"/>
                                  </w:divBdr>
                                  <w:divsChild>
                                    <w:div w:id="104256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9786011">
                      <w:marLeft w:val="0"/>
                      <w:marRight w:val="0"/>
                      <w:marTop w:val="0"/>
                      <w:marBottom w:val="0"/>
                      <w:divBdr>
                        <w:top w:val="single" w:sz="2" w:space="0" w:color="D9D9E3"/>
                        <w:left w:val="single" w:sz="2" w:space="0" w:color="D9D9E3"/>
                        <w:bottom w:val="single" w:sz="2" w:space="0" w:color="D9D9E3"/>
                        <w:right w:val="single" w:sz="2" w:space="0" w:color="D9D9E3"/>
                      </w:divBdr>
                      <w:divsChild>
                        <w:div w:id="1134757615">
                          <w:marLeft w:val="0"/>
                          <w:marRight w:val="0"/>
                          <w:marTop w:val="0"/>
                          <w:marBottom w:val="0"/>
                          <w:divBdr>
                            <w:top w:val="single" w:sz="2" w:space="0" w:color="D9D9E3"/>
                            <w:left w:val="single" w:sz="2" w:space="0" w:color="D9D9E3"/>
                            <w:bottom w:val="single" w:sz="2" w:space="0" w:color="D9D9E3"/>
                            <w:right w:val="single" w:sz="2" w:space="0" w:color="D9D9E3"/>
                          </w:divBdr>
                        </w:div>
                        <w:div w:id="1847790329">
                          <w:marLeft w:val="0"/>
                          <w:marRight w:val="0"/>
                          <w:marTop w:val="0"/>
                          <w:marBottom w:val="0"/>
                          <w:divBdr>
                            <w:top w:val="single" w:sz="2" w:space="0" w:color="D9D9E3"/>
                            <w:left w:val="single" w:sz="2" w:space="0" w:color="D9D9E3"/>
                            <w:bottom w:val="single" w:sz="2" w:space="0" w:color="D9D9E3"/>
                            <w:right w:val="single" w:sz="2" w:space="0" w:color="D9D9E3"/>
                          </w:divBdr>
                          <w:divsChild>
                            <w:div w:id="540173088">
                              <w:marLeft w:val="0"/>
                              <w:marRight w:val="0"/>
                              <w:marTop w:val="0"/>
                              <w:marBottom w:val="0"/>
                              <w:divBdr>
                                <w:top w:val="single" w:sz="2" w:space="0" w:color="D9D9E3"/>
                                <w:left w:val="single" w:sz="2" w:space="0" w:color="D9D9E3"/>
                                <w:bottom w:val="single" w:sz="2" w:space="0" w:color="D9D9E3"/>
                                <w:right w:val="single" w:sz="2" w:space="0" w:color="D9D9E3"/>
                              </w:divBdr>
                              <w:divsChild>
                                <w:div w:id="1782142602">
                                  <w:marLeft w:val="0"/>
                                  <w:marRight w:val="0"/>
                                  <w:marTop w:val="0"/>
                                  <w:marBottom w:val="0"/>
                                  <w:divBdr>
                                    <w:top w:val="single" w:sz="2" w:space="0" w:color="D9D9E3"/>
                                    <w:left w:val="single" w:sz="2" w:space="0" w:color="D9D9E3"/>
                                    <w:bottom w:val="single" w:sz="2" w:space="0" w:color="D9D9E3"/>
                                    <w:right w:val="single" w:sz="2" w:space="0" w:color="D9D9E3"/>
                                  </w:divBdr>
                                  <w:divsChild>
                                    <w:div w:id="203353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eader" Target="header3.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2.xm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41</Pages>
  <Words>7167</Words>
  <Characters>43002</Characters>
  <Application>Microsoft Office Word</Application>
  <DocSecurity>0</DocSecurity>
  <Lines>358</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263</cp:revision>
  <dcterms:created xsi:type="dcterms:W3CDTF">2023-01-17T16:46:00Z</dcterms:created>
  <dcterms:modified xsi:type="dcterms:W3CDTF">2024-02-08T10:35:00Z</dcterms:modified>
</cp:coreProperties>
</file>